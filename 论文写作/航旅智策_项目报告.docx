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1639D" w14:textId="77777777" w:rsidR="00D44FE4" w:rsidRDefault="00D44FE4">
      <w:pPr>
        <w:spacing w:line="360" w:lineRule="auto"/>
        <w:jc w:val="center"/>
        <w:rPr>
          <w:color w:val="000000"/>
        </w:rPr>
      </w:pPr>
    </w:p>
    <w:p w14:paraId="0C977C11" w14:textId="77777777" w:rsidR="00D44FE4" w:rsidRDefault="00D44FE4">
      <w:pPr>
        <w:spacing w:line="360" w:lineRule="auto"/>
        <w:jc w:val="center"/>
        <w:rPr>
          <w:color w:val="000000"/>
        </w:rPr>
      </w:pPr>
    </w:p>
    <w:p w14:paraId="2A7F5F96" w14:textId="77777777" w:rsidR="00D44FE4" w:rsidRDefault="00D44FE4">
      <w:pPr>
        <w:spacing w:line="680" w:lineRule="exact"/>
        <w:jc w:val="center"/>
        <w:rPr>
          <w:rFonts w:ascii="仿宋" w:eastAsia="仿宋" w:hAnsi="仿宋" w:cs="仿宋" w:hint="eastAsia"/>
          <w:b/>
          <w:color w:val="000000"/>
          <w:sz w:val="44"/>
          <w:szCs w:val="44"/>
        </w:rPr>
      </w:pPr>
      <w:bookmarkStart w:id="0" w:name="OLE_LINK1"/>
      <w:r>
        <w:rPr>
          <w:rFonts w:ascii="仿宋" w:eastAsia="仿宋" w:hAnsi="仿宋" w:cs="仿宋" w:hint="eastAsia"/>
          <w:b/>
          <w:color w:val="000000"/>
          <w:sz w:val="44"/>
          <w:szCs w:val="44"/>
        </w:rPr>
        <w:t>第四届中国研究生企业管理创新大赛</w:t>
      </w:r>
      <w:bookmarkEnd w:id="0"/>
    </w:p>
    <w:p w14:paraId="7382B4F0" w14:textId="77777777" w:rsidR="00D44FE4" w:rsidRDefault="00D44FE4">
      <w:pPr>
        <w:spacing w:line="680" w:lineRule="exact"/>
        <w:jc w:val="center"/>
        <w:rPr>
          <w:rFonts w:ascii="仿宋" w:eastAsia="仿宋" w:hAnsi="仿宋" w:cs="仿宋" w:hint="eastAsia"/>
          <w:b/>
          <w:color w:val="000000"/>
          <w:sz w:val="44"/>
          <w:szCs w:val="44"/>
        </w:rPr>
      </w:pPr>
      <w:r>
        <w:rPr>
          <w:rFonts w:ascii="仿宋" w:eastAsia="仿宋" w:hAnsi="仿宋" w:cs="仿宋" w:hint="eastAsia"/>
          <w:b/>
          <w:color w:val="000000"/>
          <w:sz w:val="44"/>
          <w:szCs w:val="44"/>
        </w:rPr>
        <w:t>数字技术应用专项</w:t>
      </w:r>
    </w:p>
    <w:p w14:paraId="786444E9" w14:textId="77777777" w:rsidR="00D44FE4" w:rsidRDefault="00D44FE4">
      <w:pPr>
        <w:spacing w:line="360" w:lineRule="auto"/>
        <w:jc w:val="center"/>
        <w:rPr>
          <w:rFonts w:ascii="仿宋" w:eastAsia="仿宋" w:hAnsi="仿宋" w:cs="仿宋" w:hint="eastAsia"/>
          <w:color w:val="000000"/>
        </w:rPr>
      </w:pPr>
    </w:p>
    <w:p w14:paraId="39B483E0" w14:textId="77777777" w:rsidR="00D44FE4" w:rsidRDefault="00D44FE4">
      <w:pPr>
        <w:spacing w:line="360" w:lineRule="auto"/>
        <w:jc w:val="center"/>
        <w:rPr>
          <w:rFonts w:ascii="仿宋" w:eastAsia="仿宋" w:hAnsi="仿宋" w:cs="仿宋" w:hint="eastAsia"/>
          <w:b/>
          <w:color w:val="000000"/>
          <w:sz w:val="44"/>
          <w:szCs w:val="44"/>
        </w:rPr>
      </w:pPr>
      <w:r>
        <w:rPr>
          <w:rFonts w:ascii="仿宋" w:eastAsia="仿宋" w:hAnsi="仿宋" w:cs="仿宋" w:hint="eastAsia"/>
          <w:b/>
          <w:color w:val="000000"/>
          <w:sz w:val="44"/>
          <w:szCs w:val="44"/>
        </w:rPr>
        <w:t>项   目   报   告</w:t>
      </w:r>
    </w:p>
    <w:p w14:paraId="5D33EB22" w14:textId="77777777" w:rsidR="00D44FE4" w:rsidRDefault="00D44FE4">
      <w:pPr>
        <w:spacing w:line="360" w:lineRule="auto"/>
        <w:jc w:val="center"/>
        <w:rPr>
          <w:rFonts w:ascii="华文中宋" w:eastAsia="华文中宋"/>
          <w:b/>
          <w:color w:val="000000"/>
          <w:sz w:val="48"/>
        </w:rPr>
      </w:pPr>
    </w:p>
    <w:p w14:paraId="2BD0717C" w14:textId="77777777" w:rsidR="00D44FE4" w:rsidRDefault="00D44FE4">
      <w:pPr>
        <w:spacing w:line="360" w:lineRule="auto"/>
        <w:jc w:val="center"/>
        <w:rPr>
          <w:rFonts w:ascii="华文中宋" w:eastAsia="华文中宋"/>
          <w:b/>
          <w:color w:val="000000"/>
          <w:sz w:val="48"/>
        </w:rPr>
      </w:pPr>
    </w:p>
    <w:p w14:paraId="769E7EBB" w14:textId="77777777" w:rsidR="00D44FE4" w:rsidRDefault="00D44FE4">
      <w:pPr>
        <w:spacing w:line="360" w:lineRule="auto"/>
        <w:rPr>
          <w:rFonts w:eastAsia="黑体"/>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6"/>
        <w:gridCol w:w="5019"/>
      </w:tblGrid>
      <w:tr w:rsidR="00D81396" w14:paraId="6D4FC00B" w14:textId="77777777">
        <w:trPr>
          <w:trHeight w:val="1155"/>
          <w:jc w:val="center"/>
        </w:trPr>
        <w:tc>
          <w:tcPr>
            <w:tcW w:w="2526" w:type="dxa"/>
            <w:tcBorders>
              <w:top w:val="nil"/>
              <w:left w:val="nil"/>
              <w:bottom w:val="nil"/>
              <w:right w:val="nil"/>
            </w:tcBorders>
            <w:vAlign w:val="center"/>
          </w:tcPr>
          <w:p w14:paraId="3970C039" w14:textId="77777777" w:rsidR="00D44FE4" w:rsidRDefault="00D44FE4">
            <w:pPr>
              <w:spacing w:line="360" w:lineRule="auto"/>
              <w:jc w:val="center"/>
              <w:rPr>
                <w:rFonts w:ascii="仿宋_GB2312" w:eastAsia="仿宋_GB2312"/>
                <w:color w:val="000000"/>
                <w:sz w:val="32"/>
              </w:rPr>
            </w:pPr>
            <w:r>
              <w:rPr>
                <w:rFonts w:ascii="仿宋_GB2312" w:eastAsia="仿宋_GB2312" w:hint="eastAsia"/>
                <w:color w:val="000000"/>
                <w:sz w:val="32"/>
              </w:rPr>
              <w:t>项  目  名  称</w:t>
            </w:r>
          </w:p>
          <w:p w14:paraId="358B20F3" w14:textId="77777777" w:rsidR="00D44FE4" w:rsidRDefault="00D44FE4">
            <w:pPr>
              <w:spacing w:line="360" w:lineRule="auto"/>
              <w:jc w:val="center"/>
              <w:rPr>
                <w:rFonts w:ascii="仿宋" w:eastAsia="仿宋"/>
                <w:color w:val="000000"/>
                <w:sz w:val="32"/>
              </w:rPr>
            </w:pPr>
            <w:r>
              <w:rPr>
                <w:rFonts w:ascii="仿宋" w:eastAsia="仿宋" w:hint="eastAsia"/>
                <w:color w:val="000000"/>
                <w:sz w:val="28"/>
                <w:szCs w:val="28"/>
              </w:rPr>
              <w:t>（即作品名称）</w:t>
            </w:r>
            <w:r>
              <w:rPr>
                <w:rFonts w:ascii="仿宋" w:eastAsia="仿宋" w:hint="eastAsia"/>
                <w:color w:val="000000"/>
                <w:sz w:val="32"/>
              </w:rPr>
              <w:t xml:space="preserve">  </w:t>
            </w:r>
          </w:p>
        </w:tc>
        <w:tc>
          <w:tcPr>
            <w:tcW w:w="5019" w:type="dxa"/>
            <w:tcBorders>
              <w:top w:val="single" w:sz="4" w:space="0" w:color="auto"/>
              <w:left w:val="nil"/>
              <w:bottom w:val="single" w:sz="4" w:space="0" w:color="auto"/>
              <w:right w:val="nil"/>
            </w:tcBorders>
            <w:vAlign w:val="center"/>
          </w:tcPr>
          <w:p w14:paraId="357BE6BD" w14:textId="77777777" w:rsidR="00D81396" w:rsidRDefault="005F273F">
            <w:pPr>
              <w:spacing w:line="360" w:lineRule="auto"/>
              <w:jc w:val="center"/>
            </w:pPr>
            <w:r>
              <w:rPr>
                <w:rFonts w:ascii="仿宋_GB2312" w:eastAsia="仿宋_GB2312" w:hAnsi="仿宋_GB2312"/>
                <w:sz w:val="32"/>
              </w:rPr>
              <w:t>华翼朝阳——节假日智慧航旅服务平台的开发与应用</w:t>
            </w:r>
          </w:p>
        </w:tc>
      </w:tr>
      <w:tr w:rsidR="00D81396" w14:paraId="6DFF0F1A" w14:textId="77777777">
        <w:trPr>
          <w:trHeight w:val="1141"/>
          <w:jc w:val="center"/>
        </w:trPr>
        <w:tc>
          <w:tcPr>
            <w:tcW w:w="2526" w:type="dxa"/>
            <w:tcBorders>
              <w:top w:val="nil"/>
              <w:left w:val="nil"/>
              <w:bottom w:val="nil"/>
              <w:right w:val="nil"/>
            </w:tcBorders>
            <w:vAlign w:val="center"/>
          </w:tcPr>
          <w:p w14:paraId="2787489B" w14:textId="77777777" w:rsidR="00D44FE4" w:rsidRDefault="00D44FE4">
            <w:pPr>
              <w:spacing w:line="360" w:lineRule="auto"/>
              <w:jc w:val="center"/>
              <w:rPr>
                <w:rFonts w:ascii="仿宋_GB2312" w:eastAsia="仿宋_GB2312"/>
                <w:color w:val="000000"/>
                <w:sz w:val="32"/>
              </w:rPr>
            </w:pPr>
            <w:r>
              <w:rPr>
                <w:rFonts w:ascii="仿宋_GB2312" w:eastAsia="仿宋_GB2312" w:hint="eastAsia"/>
                <w:color w:val="000000"/>
                <w:sz w:val="32"/>
              </w:rPr>
              <w:t>团  队  名  称</w:t>
            </w:r>
          </w:p>
        </w:tc>
        <w:tc>
          <w:tcPr>
            <w:tcW w:w="5019" w:type="dxa"/>
            <w:tcBorders>
              <w:top w:val="single" w:sz="4" w:space="0" w:color="auto"/>
              <w:left w:val="nil"/>
              <w:bottom w:val="single" w:sz="4" w:space="0" w:color="auto"/>
              <w:right w:val="nil"/>
            </w:tcBorders>
            <w:vAlign w:val="center"/>
          </w:tcPr>
          <w:p w14:paraId="0BF91749" w14:textId="77777777" w:rsidR="00D81396" w:rsidRDefault="005F273F">
            <w:pPr>
              <w:spacing w:line="360" w:lineRule="auto"/>
              <w:jc w:val="center"/>
            </w:pPr>
            <w:r>
              <w:rPr>
                <w:rFonts w:ascii="仿宋_GB2312" w:eastAsia="仿宋_GB2312" w:hAnsi="仿宋_GB2312"/>
                <w:sz w:val="32"/>
              </w:rPr>
              <w:t>我们一定能行</w:t>
            </w:r>
          </w:p>
        </w:tc>
      </w:tr>
    </w:tbl>
    <w:p w14:paraId="6CF35280" w14:textId="77777777" w:rsidR="00D44FE4" w:rsidRDefault="00D44FE4">
      <w:pPr>
        <w:spacing w:line="360" w:lineRule="auto"/>
        <w:jc w:val="center"/>
        <w:rPr>
          <w:rFonts w:eastAsia="仿宋_GB2312"/>
          <w:color w:val="000000"/>
          <w:sz w:val="32"/>
        </w:rPr>
      </w:pPr>
    </w:p>
    <w:p w14:paraId="4DB0F4A8" w14:textId="77777777" w:rsidR="00D44FE4" w:rsidRDefault="00D44FE4">
      <w:pPr>
        <w:spacing w:line="360" w:lineRule="auto"/>
        <w:jc w:val="center"/>
        <w:rPr>
          <w:rFonts w:eastAsia="仿宋_GB2312"/>
          <w:color w:val="000000"/>
          <w:sz w:val="32"/>
        </w:rPr>
      </w:pPr>
    </w:p>
    <w:p w14:paraId="18A6AA20" w14:textId="77777777" w:rsidR="00D44FE4" w:rsidRDefault="00D44FE4">
      <w:pPr>
        <w:spacing w:line="360" w:lineRule="auto"/>
        <w:jc w:val="center"/>
        <w:rPr>
          <w:rFonts w:eastAsia="仿宋_GB2312"/>
          <w:color w:val="000000"/>
          <w:sz w:val="32"/>
        </w:rPr>
      </w:pPr>
    </w:p>
    <w:p w14:paraId="4CD93FFA" w14:textId="77777777" w:rsidR="00D44FE4" w:rsidRDefault="00D44FE4">
      <w:pPr>
        <w:spacing w:line="360" w:lineRule="auto"/>
        <w:jc w:val="center"/>
        <w:rPr>
          <w:rFonts w:eastAsia="仿宋_GB2312"/>
          <w:color w:val="000000"/>
          <w:sz w:val="28"/>
          <w:szCs w:val="18"/>
        </w:rPr>
      </w:pPr>
    </w:p>
    <w:p w14:paraId="4578360F" w14:textId="77777777" w:rsidR="00D44FE4" w:rsidRDefault="00D44FE4">
      <w:pPr>
        <w:spacing w:line="360" w:lineRule="auto"/>
        <w:jc w:val="center"/>
        <w:rPr>
          <w:rFonts w:ascii="宋体"/>
          <w:color w:val="000000"/>
          <w:sz w:val="28"/>
          <w:szCs w:val="18"/>
        </w:rPr>
      </w:pPr>
      <w:r>
        <w:rPr>
          <w:rFonts w:ascii="宋体" w:hint="eastAsia"/>
          <w:color w:val="000000"/>
          <w:sz w:val="28"/>
          <w:szCs w:val="18"/>
        </w:rPr>
        <w:t>中国研究生企业管理创新大赛</w:t>
      </w:r>
    </w:p>
    <w:p w14:paraId="2FBEA7EE" w14:textId="77777777" w:rsidR="00D44FE4" w:rsidRDefault="00D44FE4">
      <w:pPr>
        <w:spacing w:line="360" w:lineRule="auto"/>
        <w:jc w:val="center"/>
        <w:rPr>
          <w:rFonts w:ascii="宋体"/>
          <w:color w:val="000000"/>
          <w:sz w:val="28"/>
          <w:szCs w:val="18"/>
        </w:rPr>
      </w:pPr>
      <w:r>
        <w:rPr>
          <w:rFonts w:ascii="宋体" w:hint="eastAsia"/>
          <w:color w:val="000000"/>
          <w:sz w:val="28"/>
          <w:szCs w:val="18"/>
        </w:rPr>
        <w:t>组委会制</w:t>
      </w:r>
    </w:p>
    <w:p w14:paraId="403D1E11" w14:textId="77777777" w:rsidR="00D44FE4" w:rsidRDefault="00D44FE4">
      <w:pPr>
        <w:spacing w:line="360" w:lineRule="auto"/>
        <w:jc w:val="center"/>
        <w:rPr>
          <w:rFonts w:ascii="宋体"/>
          <w:color w:val="000000"/>
          <w:sz w:val="28"/>
          <w:szCs w:val="18"/>
        </w:rPr>
      </w:pPr>
      <w:r>
        <w:rPr>
          <w:rFonts w:ascii="宋体" w:hint="eastAsia"/>
          <w:color w:val="000000"/>
          <w:sz w:val="28"/>
          <w:szCs w:val="18"/>
        </w:rPr>
        <w:t>2026年</w:t>
      </w:r>
      <w:r w:rsidR="00682CB5">
        <w:rPr>
          <w:rFonts w:ascii="宋体" w:hint="eastAsia"/>
          <w:color w:val="000000"/>
          <w:sz w:val="28"/>
          <w:szCs w:val="18"/>
        </w:rPr>
        <w:t>8</w:t>
      </w:r>
      <w:r>
        <w:rPr>
          <w:rFonts w:ascii="宋体" w:hint="eastAsia"/>
          <w:color w:val="000000"/>
          <w:sz w:val="28"/>
          <w:szCs w:val="18"/>
        </w:rPr>
        <w:t>月</w:t>
      </w:r>
    </w:p>
    <w:p w14:paraId="03B74C65" w14:textId="77777777" w:rsidR="00D81396" w:rsidRDefault="005F273F">
      <w:pPr>
        <w:pStyle w:val="ReportBody"/>
        <w:pageBreakBefore/>
        <w:snapToGrid w:val="0"/>
        <w:jc w:val="center"/>
        <w:rPr>
          <w:rFonts w:hint="eastAsia"/>
        </w:rPr>
      </w:pPr>
      <w:r>
        <w:lastRenderedPageBreak/>
        <w:t>目录</w:t>
      </w:r>
    </w:p>
    <w:p w14:paraId="5B806057" w14:textId="333B96B9" w:rsidR="001357F9" w:rsidRDefault="005F273F">
      <w:pPr>
        <w:pStyle w:val="TOC1"/>
        <w:tabs>
          <w:tab w:val="right" w:leader="dot" w:pos="9289"/>
        </w:tabs>
        <w:rPr>
          <w:rFonts w:ascii="等线" w:eastAsia="等线" w:hAnsi="等线" w:hint="eastAsia"/>
          <w:noProof/>
          <w:sz w:val="22"/>
          <w:szCs w:val="24"/>
        </w:rPr>
      </w:pPr>
      <w:r>
        <w:fldChar w:fldCharType="begin"/>
      </w:r>
      <w:r>
        <w:instrText xml:space="preserve"> TOC \o "1-2" \h \z \u </w:instrText>
      </w:r>
      <w:r>
        <w:fldChar w:fldCharType="separate"/>
      </w:r>
      <w:hyperlink w:anchor="_Toc243173602" w:history="1">
        <w:r w:rsidR="001357F9" w:rsidRPr="009036D2">
          <w:rPr>
            <w:rStyle w:val="af3"/>
            <w:noProof/>
          </w:rPr>
          <w:t>第一部分：项目基本信息</w:t>
        </w:r>
        <w:r w:rsidR="001357F9">
          <w:rPr>
            <w:rFonts w:hint="eastAsia"/>
            <w:noProof/>
            <w:webHidden/>
          </w:rPr>
          <w:tab/>
        </w:r>
        <w:r w:rsidR="001357F9">
          <w:rPr>
            <w:rFonts w:hint="eastAsia"/>
            <w:noProof/>
            <w:webHidden/>
          </w:rPr>
          <w:fldChar w:fldCharType="begin"/>
        </w:r>
        <w:r w:rsidR="001357F9">
          <w:rPr>
            <w:rFonts w:hint="eastAsia"/>
            <w:noProof/>
            <w:webHidden/>
          </w:rPr>
          <w:instrText xml:space="preserve"> </w:instrText>
        </w:r>
        <w:r w:rsidR="001357F9">
          <w:rPr>
            <w:noProof/>
            <w:webHidden/>
          </w:rPr>
          <w:instrText>PAGEREF _Toc243173602 \h</w:instrText>
        </w:r>
        <w:r w:rsidR="001357F9">
          <w:rPr>
            <w:rFonts w:hint="eastAsia"/>
            <w:noProof/>
            <w:webHidden/>
          </w:rPr>
          <w:instrText xml:space="preserve"> </w:instrText>
        </w:r>
        <w:r w:rsidR="001357F9">
          <w:rPr>
            <w:rFonts w:hint="eastAsia"/>
            <w:noProof/>
            <w:webHidden/>
          </w:rPr>
        </w:r>
        <w:r w:rsidR="001357F9">
          <w:rPr>
            <w:rFonts w:hint="eastAsia"/>
            <w:noProof/>
            <w:webHidden/>
          </w:rPr>
          <w:fldChar w:fldCharType="separate"/>
        </w:r>
        <w:r w:rsidR="00320082">
          <w:rPr>
            <w:noProof/>
            <w:webHidden/>
          </w:rPr>
          <w:t>1</w:t>
        </w:r>
        <w:r w:rsidR="001357F9">
          <w:rPr>
            <w:rFonts w:hint="eastAsia"/>
            <w:noProof/>
            <w:webHidden/>
          </w:rPr>
          <w:fldChar w:fldCharType="end"/>
        </w:r>
      </w:hyperlink>
    </w:p>
    <w:p w14:paraId="66FCDD5E" w14:textId="02F882AF" w:rsidR="001357F9" w:rsidRDefault="001357F9">
      <w:pPr>
        <w:pStyle w:val="TOC1"/>
        <w:tabs>
          <w:tab w:val="right" w:leader="dot" w:pos="9289"/>
        </w:tabs>
        <w:rPr>
          <w:rFonts w:ascii="等线" w:eastAsia="等线" w:hAnsi="等线" w:hint="eastAsia"/>
          <w:noProof/>
          <w:sz w:val="22"/>
          <w:szCs w:val="24"/>
        </w:rPr>
      </w:pPr>
      <w:hyperlink w:anchor="_Toc243173603" w:history="1">
        <w:r w:rsidRPr="009036D2">
          <w:rPr>
            <w:rStyle w:val="af3"/>
            <w:noProof/>
          </w:rPr>
          <w:t>第二部分：企业诊断分析报告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_Toc243173603 \h</w:instrText>
        </w:r>
        <w:r>
          <w:rPr>
            <w:rFonts w:hint="eastAsia"/>
            <w:noProof/>
            <w:webHidden/>
          </w:rPr>
          <w:instrText xml:space="preserve"> </w:instrText>
        </w:r>
        <w:r>
          <w:rPr>
            <w:rFonts w:hint="eastAsia"/>
            <w:noProof/>
            <w:webHidden/>
          </w:rPr>
        </w:r>
        <w:r>
          <w:rPr>
            <w:rFonts w:hint="eastAsia"/>
            <w:noProof/>
            <w:webHidden/>
          </w:rPr>
          <w:fldChar w:fldCharType="separate"/>
        </w:r>
        <w:r w:rsidR="00320082">
          <w:rPr>
            <w:noProof/>
            <w:webHidden/>
          </w:rPr>
          <w:t>2</w:t>
        </w:r>
        <w:r>
          <w:rPr>
            <w:rFonts w:hint="eastAsia"/>
            <w:noProof/>
            <w:webHidden/>
          </w:rPr>
          <w:fldChar w:fldCharType="end"/>
        </w:r>
      </w:hyperlink>
    </w:p>
    <w:p w14:paraId="0DC55158" w14:textId="018430ED" w:rsidR="001357F9" w:rsidRDefault="001357F9">
      <w:pPr>
        <w:pStyle w:val="TOC2"/>
        <w:tabs>
          <w:tab w:val="right" w:leader="dot" w:pos="9289"/>
        </w:tabs>
        <w:rPr>
          <w:rFonts w:ascii="等线" w:eastAsia="等线" w:hAnsi="等线" w:hint="eastAsia"/>
          <w:noProof/>
          <w:sz w:val="22"/>
          <w:szCs w:val="24"/>
        </w:rPr>
      </w:pPr>
      <w:hyperlink w:anchor="_Toc243173604" w:history="1">
        <w:r w:rsidRPr="009036D2">
          <w:rPr>
            <w:rStyle w:val="af3"/>
            <w:noProof/>
          </w:rPr>
          <w:t>一、研究背景与问题界定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_Toc243173604 \h</w:instrText>
        </w:r>
        <w:r>
          <w:rPr>
            <w:rFonts w:hint="eastAsia"/>
            <w:noProof/>
            <w:webHidden/>
          </w:rPr>
          <w:instrText xml:space="preserve"> </w:instrText>
        </w:r>
        <w:r>
          <w:rPr>
            <w:rFonts w:hint="eastAsia"/>
            <w:noProof/>
            <w:webHidden/>
          </w:rPr>
        </w:r>
        <w:r>
          <w:rPr>
            <w:rFonts w:hint="eastAsia"/>
            <w:noProof/>
            <w:webHidden/>
          </w:rPr>
          <w:fldChar w:fldCharType="separate"/>
        </w:r>
        <w:r w:rsidR="00320082">
          <w:rPr>
            <w:noProof/>
            <w:webHidden/>
          </w:rPr>
          <w:t>2</w:t>
        </w:r>
        <w:r>
          <w:rPr>
            <w:rFonts w:hint="eastAsia"/>
            <w:noProof/>
            <w:webHidden/>
          </w:rPr>
          <w:fldChar w:fldCharType="end"/>
        </w:r>
      </w:hyperlink>
    </w:p>
    <w:p w14:paraId="65CE498D" w14:textId="6B266A7E" w:rsidR="001357F9" w:rsidRDefault="001357F9">
      <w:pPr>
        <w:pStyle w:val="TOC2"/>
        <w:tabs>
          <w:tab w:val="right" w:leader="dot" w:pos="9289"/>
        </w:tabs>
        <w:rPr>
          <w:rFonts w:ascii="等线" w:eastAsia="等线" w:hAnsi="等线" w:hint="eastAsia"/>
          <w:noProof/>
          <w:sz w:val="22"/>
          <w:szCs w:val="24"/>
        </w:rPr>
      </w:pPr>
      <w:hyperlink w:anchor="_Toc243173605" w:history="1">
        <w:r w:rsidRPr="009036D2">
          <w:rPr>
            <w:rStyle w:val="af3"/>
            <w:noProof/>
          </w:rPr>
          <w:t>二、研究分析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_Toc243173605 \h</w:instrText>
        </w:r>
        <w:r>
          <w:rPr>
            <w:rFonts w:hint="eastAsia"/>
            <w:noProof/>
            <w:webHidden/>
          </w:rPr>
          <w:instrText xml:space="preserve"> </w:instrText>
        </w:r>
        <w:r>
          <w:rPr>
            <w:rFonts w:hint="eastAsia"/>
            <w:noProof/>
            <w:webHidden/>
          </w:rPr>
        </w:r>
        <w:r>
          <w:rPr>
            <w:rFonts w:hint="eastAsia"/>
            <w:noProof/>
            <w:webHidden/>
          </w:rPr>
          <w:fldChar w:fldCharType="separate"/>
        </w:r>
        <w:r w:rsidR="00320082">
          <w:rPr>
            <w:noProof/>
            <w:webHidden/>
          </w:rPr>
          <w:t>3</w:t>
        </w:r>
        <w:r>
          <w:rPr>
            <w:rFonts w:hint="eastAsia"/>
            <w:noProof/>
            <w:webHidden/>
          </w:rPr>
          <w:fldChar w:fldCharType="end"/>
        </w:r>
      </w:hyperlink>
    </w:p>
    <w:p w14:paraId="35E882FC" w14:textId="3686CF6C" w:rsidR="001357F9" w:rsidRDefault="001357F9">
      <w:pPr>
        <w:pStyle w:val="TOC2"/>
        <w:tabs>
          <w:tab w:val="right" w:leader="dot" w:pos="9289"/>
        </w:tabs>
        <w:rPr>
          <w:rFonts w:ascii="等线" w:eastAsia="等线" w:hAnsi="等线" w:hint="eastAsia"/>
          <w:noProof/>
          <w:sz w:val="22"/>
          <w:szCs w:val="24"/>
        </w:rPr>
      </w:pPr>
      <w:hyperlink w:anchor="_Toc243173606" w:history="1">
        <w:r w:rsidRPr="009036D2">
          <w:rPr>
            <w:rStyle w:val="af3"/>
            <w:noProof/>
          </w:rPr>
          <w:t>三、研究结论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_Toc243173606 \h</w:instrText>
        </w:r>
        <w:r>
          <w:rPr>
            <w:rFonts w:hint="eastAsia"/>
            <w:noProof/>
            <w:webHidden/>
          </w:rPr>
          <w:instrText xml:space="preserve"> </w:instrText>
        </w:r>
        <w:r>
          <w:rPr>
            <w:rFonts w:hint="eastAsia"/>
            <w:noProof/>
            <w:webHidden/>
          </w:rPr>
        </w:r>
        <w:r>
          <w:rPr>
            <w:rFonts w:hint="eastAsia"/>
            <w:noProof/>
            <w:webHidden/>
          </w:rPr>
          <w:fldChar w:fldCharType="separate"/>
        </w:r>
        <w:r w:rsidR="00320082">
          <w:rPr>
            <w:noProof/>
            <w:webHidden/>
          </w:rPr>
          <w:t>6</w:t>
        </w:r>
        <w:r>
          <w:rPr>
            <w:rFonts w:hint="eastAsia"/>
            <w:noProof/>
            <w:webHidden/>
          </w:rPr>
          <w:fldChar w:fldCharType="end"/>
        </w:r>
      </w:hyperlink>
    </w:p>
    <w:p w14:paraId="33F5D271" w14:textId="0E6D211E" w:rsidR="001357F9" w:rsidRDefault="001357F9">
      <w:pPr>
        <w:pStyle w:val="TOC1"/>
        <w:tabs>
          <w:tab w:val="right" w:leader="dot" w:pos="9289"/>
        </w:tabs>
        <w:rPr>
          <w:rFonts w:ascii="等线" w:eastAsia="等线" w:hAnsi="等线" w:hint="eastAsia"/>
          <w:noProof/>
          <w:sz w:val="22"/>
          <w:szCs w:val="24"/>
        </w:rPr>
      </w:pPr>
      <w:hyperlink w:anchor="_Toc243173607" w:history="1">
        <w:r w:rsidRPr="009036D2">
          <w:rPr>
            <w:rStyle w:val="af3"/>
            <w:noProof/>
          </w:rPr>
          <w:t>第三部分：管理决策建议与解决方案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_Toc243173607 \h</w:instrText>
        </w:r>
        <w:r>
          <w:rPr>
            <w:rFonts w:hint="eastAsia"/>
            <w:noProof/>
            <w:webHidden/>
          </w:rPr>
          <w:instrText xml:space="preserve"> </w:instrText>
        </w:r>
        <w:r>
          <w:rPr>
            <w:rFonts w:hint="eastAsia"/>
            <w:noProof/>
            <w:webHidden/>
          </w:rPr>
        </w:r>
        <w:r>
          <w:rPr>
            <w:rFonts w:hint="eastAsia"/>
            <w:noProof/>
            <w:webHidden/>
          </w:rPr>
          <w:fldChar w:fldCharType="separate"/>
        </w:r>
        <w:r w:rsidR="00320082">
          <w:rPr>
            <w:noProof/>
            <w:webHidden/>
          </w:rPr>
          <w:t>7</w:t>
        </w:r>
        <w:r>
          <w:rPr>
            <w:rFonts w:hint="eastAsia"/>
            <w:noProof/>
            <w:webHidden/>
          </w:rPr>
          <w:fldChar w:fldCharType="end"/>
        </w:r>
      </w:hyperlink>
    </w:p>
    <w:p w14:paraId="78970B2B" w14:textId="391391CE" w:rsidR="001357F9" w:rsidRDefault="001357F9">
      <w:pPr>
        <w:pStyle w:val="TOC2"/>
        <w:tabs>
          <w:tab w:val="right" w:leader="dot" w:pos="9289"/>
        </w:tabs>
        <w:rPr>
          <w:rFonts w:ascii="等线" w:eastAsia="等线" w:hAnsi="等线" w:hint="eastAsia"/>
          <w:noProof/>
          <w:sz w:val="22"/>
          <w:szCs w:val="24"/>
        </w:rPr>
      </w:pPr>
      <w:hyperlink w:anchor="_Toc243173608" w:history="1">
        <w:r w:rsidRPr="009036D2">
          <w:rPr>
            <w:rStyle w:val="af3"/>
            <w:noProof/>
          </w:rPr>
          <w:t>一、管理决策建议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_Toc243173608 \h</w:instrText>
        </w:r>
        <w:r>
          <w:rPr>
            <w:rFonts w:hint="eastAsia"/>
            <w:noProof/>
            <w:webHidden/>
          </w:rPr>
          <w:instrText xml:space="preserve"> </w:instrText>
        </w:r>
        <w:r>
          <w:rPr>
            <w:rFonts w:hint="eastAsia"/>
            <w:noProof/>
            <w:webHidden/>
          </w:rPr>
        </w:r>
        <w:r>
          <w:rPr>
            <w:rFonts w:hint="eastAsia"/>
            <w:noProof/>
            <w:webHidden/>
          </w:rPr>
          <w:fldChar w:fldCharType="separate"/>
        </w:r>
        <w:r w:rsidR="00320082">
          <w:rPr>
            <w:noProof/>
            <w:webHidden/>
          </w:rPr>
          <w:t>7</w:t>
        </w:r>
        <w:r>
          <w:rPr>
            <w:rFonts w:hint="eastAsia"/>
            <w:noProof/>
            <w:webHidden/>
          </w:rPr>
          <w:fldChar w:fldCharType="end"/>
        </w:r>
      </w:hyperlink>
    </w:p>
    <w:p w14:paraId="559473D2" w14:textId="01B3F0FF" w:rsidR="001357F9" w:rsidRDefault="001357F9">
      <w:pPr>
        <w:pStyle w:val="TOC2"/>
        <w:tabs>
          <w:tab w:val="right" w:leader="dot" w:pos="9289"/>
        </w:tabs>
        <w:rPr>
          <w:rFonts w:ascii="等线" w:eastAsia="等线" w:hAnsi="等线" w:hint="eastAsia"/>
          <w:noProof/>
          <w:sz w:val="22"/>
          <w:szCs w:val="24"/>
        </w:rPr>
      </w:pPr>
      <w:hyperlink w:anchor="_Toc243173609" w:history="1">
        <w:r w:rsidRPr="009036D2">
          <w:rPr>
            <w:rStyle w:val="af3"/>
            <w:noProof/>
          </w:rPr>
          <w:t>二、数智商业解决方案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_Toc243173609 \h</w:instrText>
        </w:r>
        <w:r>
          <w:rPr>
            <w:rFonts w:hint="eastAsia"/>
            <w:noProof/>
            <w:webHidden/>
          </w:rPr>
          <w:instrText xml:space="preserve"> </w:instrText>
        </w:r>
        <w:r>
          <w:rPr>
            <w:rFonts w:hint="eastAsia"/>
            <w:noProof/>
            <w:webHidden/>
          </w:rPr>
        </w:r>
        <w:r>
          <w:rPr>
            <w:rFonts w:hint="eastAsia"/>
            <w:noProof/>
            <w:webHidden/>
          </w:rPr>
          <w:fldChar w:fldCharType="separate"/>
        </w:r>
        <w:r w:rsidR="00320082">
          <w:rPr>
            <w:noProof/>
            <w:webHidden/>
          </w:rPr>
          <w:t>8</w:t>
        </w:r>
        <w:r>
          <w:rPr>
            <w:rFonts w:hint="eastAsia"/>
            <w:noProof/>
            <w:webHidden/>
          </w:rPr>
          <w:fldChar w:fldCharType="end"/>
        </w:r>
      </w:hyperlink>
    </w:p>
    <w:p w14:paraId="3B2C1B3A" w14:textId="696AC082" w:rsidR="001357F9" w:rsidRDefault="001357F9">
      <w:pPr>
        <w:pStyle w:val="TOC2"/>
        <w:tabs>
          <w:tab w:val="right" w:leader="dot" w:pos="9289"/>
        </w:tabs>
        <w:rPr>
          <w:rFonts w:ascii="等线" w:eastAsia="等线" w:hAnsi="等线" w:hint="eastAsia"/>
          <w:noProof/>
          <w:sz w:val="22"/>
          <w:szCs w:val="24"/>
        </w:rPr>
      </w:pPr>
      <w:hyperlink w:anchor="_Toc243173610" w:history="1">
        <w:r w:rsidRPr="009036D2">
          <w:rPr>
            <w:rStyle w:val="af3"/>
            <w:noProof/>
          </w:rPr>
          <w:t>三、创新应用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_Toc243173610 \h</w:instrText>
        </w:r>
        <w:r>
          <w:rPr>
            <w:rFonts w:hint="eastAsia"/>
            <w:noProof/>
            <w:webHidden/>
          </w:rPr>
          <w:instrText xml:space="preserve"> </w:instrText>
        </w:r>
        <w:r>
          <w:rPr>
            <w:rFonts w:hint="eastAsia"/>
            <w:noProof/>
            <w:webHidden/>
          </w:rPr>
        </w:r>
        <w:r>
          <w:rPr>
            <w:rFonts w:hint="eastAsia"/>
            <w:noProof/>
            <w:webHidden/>
          </w:rPr>
          <w:fldChar w:fldCharType="separate"/>
        </w:r>
        <w:r w:rsidR="00320082">
          <w:rPr>
            <w:noProof/>
            <w:webHidden/>
          </w:rPr>
          <w:t>22</w:t>
        </w:r>
        <w:r>
          <w:rPr>
            <w:rFonts w:hint="eastAsia"/>
            <w:noProof/>
            <w:webHidden/>
          </w:rPr>
          <w:fldChar w:fldCharType="end"/>
        </w:r>
      </w:hyperlink>
    </w:p>
    <w:p w14:paraId="261D550A" w14:textId="3E9B9F38" w:rsidR="001357F9" w:rsidRDefault="001357F9">
      <w:pPr>
        <w:pStyle w:val="TOC2"/>
        <w:tabs>
          <w:tab w:val="right" w:leader="dot" w:pos="9289"/>
        </w:tabs>
        <w:rPr>
          <w:rFonts w:ascii="等线" w:eastAsia="等线" w:hAnsi="等线" w:hint="eastAsia"/>
          <w:noProof/>
          <w:sz w:val="22"/>
          <w:szCs w:val="24"/>
        </w:rPr>
      </w:pPr>
      <w:hyperlink w:anchor="_Toc243173611" w:history="1">
        <w:r w:rsidRPr="009036D2">
          <w:rPr>
            <w:rStyle w:val="af3"/>
            <w:noProof/>
          </w:rPr>
          <w:t>四、社会效益与可持续发展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_Toc243173611 \h</w:instrText>
        </w:r>
        <w:r>
          <w:rPr>
            <w:rFonts w:hint="eastAsia"/>
            <w:noProof/>
            <w:webHidden/>
          </w:rPr>
          <w:instrText xml:space="preserve"> </w:instrText>
        </w:r>
        <w:r>
          <w:rPr>
            <w:rFonts w:hint="eastAsia"/>
            <w:noProof/>
            <w:webHidden/>
          </w:rPr>
        </w:r>
        <w:r>
          <w:rPr>
            <w:rFonts w:hint="eastAsia"/>
            <w:noProof/>
            <w:webHidden/>
          </w:rPr>
          <w:fldChar w:fldCharType="separate"/>
        </w:r>
        <w:r w:rsidR="00320082">
          <w:rPr>
            <w:noProof/>
            <w:webHidden/>
          </w:rPr>
          <w:t>24</w:t>
        </w:r>
        <w:r>
          <w:rPr>
            <w:rFonts w:hint="eastAsia"/>
            <w:noProof/>
            <w:webHidden/>
          </w:rPr>
          <w:fldChar w:fldCharType="end"/>
        </w:r>
      </w:hyperlink>
    </w:p>
    <w:p w14:paraId="4E5439B9" w14:textId="24AF6B79" w:rsidR="001357F9" w:rsidRDefault="001357F9">
      <w:pPr>
        <w:pStyle w:val="TOC1"/>
        <w:tabs>
          <w:tab w:val="right" w:leader="dot" w:pos="9289"/>
        </w:tabs>
        <w:rPr>
          <w:rFonts w:ascii="等线" w:eastAsia="等线" w:hAnsi="等线" w:hint="eastAsia"/>
          <w:noProof/>
          <w:sz w:val="22"/>
          <w:szCs w:val="24"/>
        </w:rPr>
      </w:pPr>
      <w:hyperlink w:anchor="_Toc243173612" w:history="1">
        <w:r w:rsidRPr="009036D2">
          <w:rPr>
            <w:rStyle w:val="af3"/>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_Toc243173612 \h</w:instrText>
        </w:r>
        <w:r>
          <w:rPr>
            <w:rFonts w:hint="eastAsia"/>
            <w:noProof/>
            <w:webHidden/>
          </w:rPr>
          <w:instrText xml:space="preserve"> </w:instrText>
        </w:r>
        <w:r>
          <w:rPr>
            <w:rFonts w:hint="eastAsia"/>
            <w:noProof/>
            <w:webHidden/>
          </w:rPr>
        </w:r>
        <w:r>
          <w:rPr>
            <w:rFonts w:hint="eastAsia"/>
            <w:noProof/>
            <w:webHidden/>
          </w:rPr>
          <w:fldChar w:fldCharType="separate"/>
        </w:r>
        <w:r w:rsidR="00320082">
          <w:rPr>
            <w:noProof/>
            <w:webHidden/>
          </w:rPr>
          <w:t>26</w:t>
        </w:r>
        <w:r>
          <w:rPr>
            <w:rFonts w:hint="eastAsia"/>
            <w:noProof/>
            <w:webHidden/>
          </w:rPr>
          <w:fldChar w:fldCharType="end"/>
        </w:r>
      </w:hyperlink>
    </w:p>
    <w:p w14:paraId="103746ED" w14:textId="55085E4D" w:rsidR="001357F9" w:rsidRDefault="001357F9">
      <w:pPr>
        <w:pStyle w:val="TOC1"/>
        <w:tabs>
          <w:tab w:val="right" w:leader="dot" w:pos="9289"/>
        </w:tabs>
        <w:rPr>
          <w:rFonts w:ascii="等线" w:eastAsia="等线" w:hAnsi="等线" w:hint="eastAsia"/>
          <w:noProof/>
          <w:sz w:val="22"/>
          <w:szCs w:val="24"/>
        </w:rPr>
      </w:pPr>
      <w:hyperlink w:anchor="_Toc243173613" w:history="1">
        <w:r w:rsidRPr="009036D2">
          <w:rPr>
            <w:rStyle w:val="af3"/>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_Toc243173613 \h</w:instrText>
        </w:r>
        <w:r>
          <w:rPr>
            <w:rFonts w:hint="eastAsia"/>
            <w:noProof/>
            <w:webHidden/>
          </w:rPr>
          <w:instrText xml:space="preserve"> </w:instrText>
        </w:r>
        <w:r>
          <w:rPr>
            <w:rFonts w:hint="eastAsia"/>
            <w:noProof/>
            <w:webHidden/>
          </w:rPr>
        </w:r>
        <w:r>
          <w:rPr>
            <w:rFonts w:hint="eastAsia"/>
            <w:noProof/>
            <w:webHidden/>
          </w:rPr>
          <w:fldChar w:fldCharType="separate"/>
        </w:r>
        <w:r w:rsidR="00320082">
          <w:rPr>
            <w:noProof/>
            <w:webHidden/>
          </w:rPr>
          <w:t>28</w:t>
        </w:r>
        <w:r>
          <w:rPr>
            <w:rFonts w:hint="eastAsia"/>
            <w:noProof/>
            <w:webHidden/>
          </w:rPr>
          <w:fldChar w:fldCharType="end"/>
        </w:r>
      </w:hyperlink>
    </w:p>
    <w:p w14:paraId="33A8A7F9" w14:textId="78218B84" w:rsidR="001357F9" w:rsidRDefault="001357F9">
      <w:pPr>
        <w:pStyle w:val="TOC2"/>
        <w:tabs>
          <w:tab w:val="right" w:leader="dot" w:pos="9289"/>
        </w:tabs>
        <w:rPr>
          <w:rFonts w:ascii="等线" w:eastAsia="等线" w:hAnsi="等线" w:hint="eastAsia"/>
          <w:noProof/>
          <w:sz w:val="22"/>
          <w:szCs w:val="24"/>
        </w:rPr>
      </w:pPr>
      <w:hyperlink w:anchor="_Toc243173614" w:history="1">
        <w:r w:rsidRPr="009036D2">
          <w:rPr>
            <w:rStyle w:val="af3"/>
            <w:noProof/>
          </w:rPr>
          <w:t>附录一</w:t>
        </w:r>
        <w:r w:rsidRPr="009036D2">
          <w:rPr>
            <w:rStyle w:val="af3"/>
            <w:noProof/>
          </w:rPr>
          <w:t xml:space="preserve"> </w:t>
        </w:r>
        <w:r w:rsidRPr="009036D2">
          <w:rPr>
            <w:rStyle w:val="af3"/>
            <w:noProof/>
          </w:rPr>
          <w:t>数据与实验复核信息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_Toc243173614 \h</w:instrText>
        </w:r>
        <w:r>
          <w:rPr>
            <w:rFonts w:hint="eastAsia"/>
            <w:noProof/>
            <w:webHidden/>
          </w:rPr>
          <w:instrText xml:space="preserve"> </w:instrText>
        </w:r>
        <w:r>
          <w:rPr>
            <w:rFonts w:hint="eastAsia"/>
            <w:noProof/>
            <w:webHidden/>
          </w:rPr>
        </w:r>
        <w:r>
          <w:rPr>
            <w:rFonts w:hint="eastAsia"/>
            <w:noProof/>
            <w:webHidden/>
          </w:rPr>
          <w:fldChar w:fldCharType="separate"/>
        </w:r>
        <w:r w:rsidR="00320082">
          <w:rPr>
            <w:noProof/>
            <w:webHidden/>
          </w:rPr>
          <w:t>28</w:t>
        </w:r>
        <w:r>
          <w:rPr>
            <w:rFonts w:hint="eastAsia"/>
            <w:noProof/>
            <w:webHidden/>
          </w:rPr>
          <w:fldChar w:fldCharType="end"/>
        </w:r>
      </w:hyperlink>
    </w:p>
    <w:p w14:paraId="6840C5EF" w14:textId="5C927B85" w:rsidR="001357F9" w:rsidRDefault="001357F9">
      <w:pPr>
        <w:pStyle w:val="TOC2"/>
        <w:tabs>
          <w:tab w:val="right" w:leader="dot" w:pos="9289"/>
        </w:tabs>
        <w:rPr>
          <w:rFonts w:ascii="等线" w:eastAsia="等线" w:hAnsi="等线" w:hint="eastAsia"/>
          <w:noProof/>
          <w:sz w:val="22"/>
          <w:szCs w:val="24"/>
        </w:rPr>
      </w:pPr>
      <w:hyperlink w:anchor="_Toc243173615" w:history="1">
        <w:r w:rsidRPr="009036D2">
          <w:rPr>
            <w:rStyle w:val="af3"/>
            <w:noProof/>
          </w:rPr>
          <w:t>附录二</w:t>
        </w:r>
        <w:r w:rsidRPr="009036D2">
          <w:rPr>
            <w:rStyle w:val="af3"/>
            <w:noProof/>
          </w:rPr>
          <w:t xml:space="preserve"> </w:t>
        </w:r>
        <w:r w:rsidRPr="009036D2">
          <w:rPr>
            <w:rStyle w:val="af3"/>
            <w:noProof/>
          </w:rPr>
          <w:t>拟用应用评价记录表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_Toc243173615 \h</w:instrText>
        </w:r>
        <w:r>
          <w:rPr>
            <w:rFonts w:hint="eastAsia"/>
            <w:noProof/>
            <w:webHidden/>
          </w:rPr>
          <w:instrText xml:space="preserve"> </w:instrText>
        </w:r>
        <w:r>
          <w:rPr>
            <w:rFonts w:hint="eastAsia"/>
            <w:noProof/>
            <w:webHidden/>
          </w:rPr>
        </w:r>
        <w:r>
          <w:rPr>
            <w:rFonts w:hint="eastAsia"/>
            <w:noProof/>
            <w:webHidden/>
          </w:rPr>
          <w:fldChar w:fldCharType="separate"/>
        </w:r>
        <w:r w:rsidR="00320082">
          <w:rPr>
            <w:noProof/>
            <w:webHidden/>
          </w:rPr>
          <w:t>28</w:t>
        </w:r>
        <w:r>
          <w:rPr>
            <w:rFonts w:hint="eastAsia"/>
            <w:noProof/>
            <w:webHidden/>
          </w:rPr>
          <w:fldChar w:fldCharType="end"/>
        </w:r>
      </w:hyperlink>
    </w:p>
    <w:p w14:paraId="17F650CC" w14:textId="395FC6DE" w:rsidR="001357F9" w:rsidRDefault="001357F9">
      <w:pPr>
        <w:pStyle w:val="TOC2"/>
        <w:tabs>
          <w:tab w:val="right" w:leader="dot" w:pos="9289"/>
        </w:tabs>
        <w:rPr>
          <w:rFonts w:ascii="等线" w:eastAsia="等线" w:hAnsi="等线" w:hint="eastAsia"/>
          <w:noProof/>
          <w:sz w:val="22"/>
          <w:szCs w:val="24"/>
        </w:rPr>
      </w:pPr>
      <w:hyperlink w:anchor="_Toc243173616" w:history="1">
        <w:r w:rsidRPr="009036D2">
          <w:rPr>
            <w:rStyle w:val="af3"/>
            <w:noProof/>
          </w:rPr>
          <w:t>附录三</w:t>
        </w:r>
        <w:r w:rsidRPr="009036D2">
          <w:rPr>
            <w:rStyle w:val="af3"/>
            <w:noProof/>
          </w:rPr>
          <w:t xml:space="preserve"> </w:t>
        </w:r>
        <w:r w:rsidRPr="009036D2">
          <w:rPr>
            <w:rStyle w:val="af3"/>
            <w:noProof/>
          </w:rPr>
          <w:t>财务参数与计算说明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_Toc243173616 \h</w:instrText>
        </w:r>
        <w:r>
          <w:rPr>
            <w:rFonts w:hint="eastAsia"/>
            <w:noProof/>
            <w:webHidden/>
          </w:rPr>
          <w:instrText xml:space="preserve"> </w:instrText>
        </w:r>
        <w:r>
          <w:rPr>
            <w:rFonts w:hint="eastAsia"/>
            <w:noProof/>
            <w:webHidden/>
          </w:rPr>
        </w:r>
        <w:r>
          <w:rPr>
            <w:rFonts w:hint="eastAsia"/>
            <w:noProof/>
            <w:webHidden/>
          </w:rPr>
          <w:fldChar w:fldCharType="separate"/>
        </w:r>
        <w:r w:rsidR="00320082">
          <w:rPr>
            <w:noProof/>
            <w:webHidden/>
          </w:rPr>
          <w:t>29</w:t>
        </w:r>
        <w:r>
          <w:rPr>
            <w:rFonts w:hint="eastAsia"/>
            <w:noProof/>
            <w:webHidden/>
          </w:rPr>
          <w:fldChar w:fldCharType="end"/>
        </w:r>
      </w:hyperlink>
    </w:p>
    <w:p w14:paraId="5F8655F5" w14:textId="3C441DF8" w:rsidR="001357F9" w:rsidRDefault="001357F9">
      <w:pPr>
        <w:pStyle w:val="TOC2"/>
        <w:tabs>
          <w:tab w:val="right" w:leader="dot" w:pos="9289"/>
        </w:tabs>
        <w:rPr>
          <w:rFonts w:ascii="等线" w:eastAsia="等线" w:hAnsi="等线" w:hint="eastAsia"/>
          <w:noProof/>
          <w:sz w:val="22"/>
          <w:szCs w:val="24"/>
        </w:rPr>
      </w:pPr>
      <w:hyperlink w:anchor="_Toc243173617" w:history="1">
        <w:r w:rsidRPr="009036D2">
          <w:rPr>
            <w:rStyle w:val="af3"/>
            <w:noProof/>
          </w:rPr>
          <w:t>附录四</w:t>
        </w:r>
        <w:r w:rsidRPr="009036D2">
          <w:rPr>
            <w:rStyle w:val="af3"/>
            <w:noProof/>
          </w:rPr>
          <w:t xml:space="preserve"> </w:t>
        </w:r>
        <w:r w:rsidRPr="009036D2">
          <w:rPr>
            <w:rStyle w:val="af3"/>
            <w:noProof/>
          </w:rPr>
          <w:t>人工智能使用说明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_Toc243173617 \h</w:instrText>
        </w:r>
        <w:r>
          <w:rPr>
            <w:rFonts w:hint="eastAsia"/>
            <w:noProof/>
            <w:webHidden/>
          </w:rPr>
          <w:instrText xml:space="preserve"> </w:instrText>
        </w:r>
        <w:r>
          <w:rPr>
            <w:rFonts w:hint="eastAsia"/>
            <w:noProof/>
            <w:webHidden/>
          </w:rPr>
        </w:r>
        <w:r>
          <w:rPr>
            <w:rFonts w:hint="eastAsia"/>
            <w:noProof/>
            <w:webHidden/>
          </w:rPr>
          <w:fldChar w:fldCharType="separate"/>
        </w:r>
        <w:r w:rsidR="00320082">
          <w:rPr>
            <w:noProof/>
            <w:webHidden/>
          </w:rPr>
          <w:t>29</w:t>
        </w:r>
        <w:r>
          <w:rPr>
            <w:rFonts w:hint="eastAsia"/>
            <w:noProof/>
            <w:webHidden/>
          </w:rPr>
          <w:fldChar w:fldCharType="end"/>
        </w:r>
      </w:hyperlink>
    </w:p>
    <w:p w14:paraId="3F9C8C85" w14:textId="46DCE746" w:rsidR="001357F9" w:rsidRDefault="001357F9">
      <w:pPr>
        <w:pStyle w:val="TOC2"/>
        <w:tabs>
          <w:tab w:val="right" w:leader="dot" w:pos="9289"/>
        </w:tabs>
        <w:rPr>
          <w:rFonts w:ascii="等线" w:eastAsia="等线" w:hAnsi="等线" w:hint="eastAsia"/>
          <w:noProof/>
          <w:sz w:val="22"/>
          <w:szCs w:val="24"/>
        </w:rPr>
      </w:pPr>
      <w:hyperlink w:anchor="_Toc243173618" w:history="1">
        <w:r w:rsidRPr="009036D2">
          <w:rPr>
            <w:rStyle w:val="af3"/>
            <w:noProof/>
          </w:rPr>
          <w:t>附录五</w:t>
        </w:r>
        <w:r w:rsidRPr="009036D2">
          <w:rPr>
            <w:rStyle w:val="af3"/>
            <w:noProof/>
          </w:rPr>
          <w:t xml:space="preserve"> </w:t>
        </w:r>
        <w:r w:rsidRPr="009036D2">
          <w:rPr>
            <w:rStyle w:val="af3"/>
            <w:noProof/>
          </w:rPr>
          <w:t>应用</w:t>
        </w:r>
        <w:r w:rsidRPr="009036D2">
          <w:rPr>
            <w:rStyle w:val="af3"/>
            <w:noProof/>
          </w:rPr>
          <w:t>Demo</w:t>
        </w:r>
        <w:r w:rsidRPr="009036D2">
          <w:rPr>
            <w:rStyle w:val="af3"/>
            <w:noProof/>
          </w:rPr>
          <w:t>演示方案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_Toc243173618 \h</w:instrText>
        </w:r>
        <w:r>
          <w:rPr>
            <w:rFonts w:hint="eastAsia"/>
            <w:noProof/>
            <w:webHidden/>
          </w:rPr>
          <w:instrText xml:space="preserve"> </w:instrText>
        </w:r>
        <w:r>
          <w:rPr>
            <w:rFonts w:hint="eastAsia"/>
            <w:noProof/>
            <w:webHidden/>
          </w:rPr>
        </w:r>
        <w:r>
          <w:rPr>
            <w:rFonts w:hint="eastAsia"/>
            <w:noProof/>
            <w:webHidden/>
          </w:rPr>
          <w:fldChar w:fldCharType="separate"/>
        </w:r>
        <w:r w:rsidR="00320082">
          <w:rPr>
            <w:noProof/>
            <w:webHidden/>
          </w:rPr>
          <w:t>29</w:t>
        </w:r>
        <w:r>
          <w:rPr>
            <w:rFonts w:hint="eastAsia"/>
            <w:noProof/>
            <w:webHidden/>
          </w:rPr>
          <w:fldChar w:fldCharType="end"/>
        </w:r>
      </w:hyperlink>
    </w:p>
    <w:p w14:paraId="73C78F19" w14:textId="494DE628" w:rsidR="001357F9" w:rsidRDefault="001357F9">
      <w:pPr>
        <w:pStyle w:val="TOC2"/>
        <w:tabs>
          <w:tab w:val="right" w:leader="dot" w:pos="9289"/>
        </w:tabs>
        <w:rPr>
          <w:rFonts w:ascii="等线" w:eastAsia="等线" w:hAnsi="等线" w:hint="eastAsia"/>
          <w:noProof/>
          <w:sz w:val="22"/>
          <w:szCs w:val="24"/>
        </w:rPr>
      </w:pPr>
      <w:hyperlink w:anchor="_Toc243173619" w:history="1">
        <w:r w:rsidRPr="009036D2">
          <w:rPr>
            <w:rStyle w:val="af3"/>
            <w:noProof/>
          </w:rPr>
          <w:t>附录六</w:t>
        </w:r>
        <w:r w:rsidRPr="009036D2">
          <w:rPr>
            <w:rStyle w:val="af3"/>
            <w:noProof/>
          </w:rPr>
          <w:t xml:space="preserve"> </w:t>
        </w:r>
        <w:r w:rsidRPr="009036D2">
          <w:rPr>
            <w:rStyle w:val="af3"/>
            <w:noProof/>
          </w:rPr>
          <w:t>资料来源与证据索引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_Toc243173619 \h</w:instrText>
        </w:r>
        <w:r>
          <w:rPr>
            <w:rFonts w:hint="eastAsia"/>
            <w:noProof/>
            <w:webHidden/>
          </w:rPr>
          <w:instrText xml:space="preserve"> </w:instrText>
        </w:r>
        <w:r>
          <w:rPr>
            <w:rFonts w:hint="eastAsia"/>
            <w:noProof/>
            <w:webHidden/>
          </w:rPr>
        </w:r>
        <w:r>
          <w:rPr>
            <w:rFonts w:hint="eastAsia"/>
            <w:noProof/>
            <w:webHidden/>
          </w:rPr>
          <w:fldChar w:fldCharType="separate"/>
        </w:r>
        <w:r w:rsidR="00320082">
          <w:rPr>
            <w:noProof/>
            <w:webHidden/>
          </w:rPr>
          <w:t>31</w:t>
        </w:r>
        <w:r>
          <w:rPr>
            <w:rFonts w:hint="eastAsia"/>
            <w:noProof/>
            <w:webHidden/>
          </w:rPr>
          <w:fldChar w:fldCharType="end"/>
        </w:r>
      </w:hyperlink>
    </w:p>
    <w:p w14:paraId="49C9A88B" w14:textId="35D78143" w:rsidR="001357F9" w:rsidRDefault="001357F9">
      <w:pPr>
        <w:pStyle w:val="TOC2"/>
        <w:tabs>
          <w:tab w:val="right" w:leader="dot" w:pos="9289"/>
        </w:tabs>
        <w:rPr>
          <w:rFonts w:ascii="等线" w:eastAsia="等线" w:hAnsi="等线" w:hint="eastAsia"/>
          <w:noProof/>
          <w:sz w:val="22"/>
          <w:szCs w:val="24"/>
        </w:rPr>
      </w:pPr>
      <w:hyperlink w:anchor="_Toc243173620" w:history="1">
        <w:r w:rsidRPr="009036D2">
          <w:rPr>
            <w:rStyle w:val="af3"/>
            <w:noProof/>
          </w:rPr>
          <w:t>附录七</w:t>
        </w:r>
        <w:r w:rsidRPr="009036D2">
          <w:rPr>
            <w:rStyle w:val="af3"/>
            <w:noProof/>
          </w:rPr>
          <w:t xml:space="preserve"> </w:t>
        </w:r>
        <w:r w:rsidRPr="009036D2">
          <w:rPr>
            <w:rStyle w:val="af3"/>
            <w:noProof/>
          </w:rPr>
          <w:t>航旅行业补充案例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_Toc243173620 \h</w:instrText>
        </w:r>
        <w:r>
          <w:rPr>
            <w:rFonts w:hint="eastAsia"/>
            <w:noProof/>
            <w:webHidden/>
          </w:rPr>
          <w:instrText xml:space="preserve"> </w:instrText>
        </w:r>
        <w:r>
          <w:rPr>
            <w:rFonts w:hint="eastAsia"/>
            <w:noProof/>
            <w:webHidden/>
          </w:rPr>
        </w:r>
        <w:r>
          <w:rPr>
            <w:rFonts w:hint="eastAsia"/>
            <w:noProof/>
            <w:webHidden/>
          </w:rPr>
          <w:fldChar w:fldCharType="separate"/>
        </w:r>
        <w:r w:rsidR="00320082">
          <w:rPr>
            <w:noProof/>
            <w:webHidden/>
          </w:rPr>
          <w:t>32</w:t>
        </w:r>
        <w:r>
          <w:rPr>
            <w:rFonts w:hint="eastAsia"/>
            <w:noProof/>
            <w:webHidden/>
          </w:rPr>
          <w:fldChar w:fldCharType="end"/>
        </w:r>
      </w:hyperlink>
    </w:p>
    <w:p w14:paraId="5853BD14" w14:textId="311B802D" w:rsidR="001357F9" w:rsidRDefault="001357F9">
      <w:pPr>
        <w:pStyle w:val="TOC2"/>
        <w:tabs>
          <w:tab w:val="right" w:leader="dot" w:pos="9289"/>
        </w:tabs>
        <w:rPr>
          <w:rFonts w:ascii="等线" w:eastAsia="等线" w:hAnsi="等线" w:hint="eastAsia"/>
          <w:noProof/>
          <w:sz w:val="22"/>
          <w:szCs w:val="24"/>
        </w:rPr>
      </w:pPr>
      <w:hyperlink w:anchor="_Toc243173621" w:history="1">
        <w:r w:rsidRPr="009036D2">
          <w:rPr>
            <w:rStyle w:val="af3"/>
            <w:noProof/>
          </w:rPr>
          <w:t>附录八</w:t>
        </w:r>
        <w:r w:rsidRPr="009036D2">
          <w:rPr>
            <w:rStyle w:val="af3"/>
            <w:noProof/>
          </w:rPr>
          <w:t xml:space="preserve"> </w:t>
        </w:r>
        <w:r w:rsidRPr="009036D2">
          <w:rPr>
            <w:rStyle w:val="af3"/>
            <w:noProof/>
          </w:rPr>
          <w:t>应用</w:t>
        </w:r>
        <w:r w:rsidRPr="009036D2">
          <w:rPr>
            <w:rStyle w:val="af3"/>
            <w:noProof/>
          </w:rPr>
          <w:t>Demo</w:t>
        </w:r>
        <w:r w:rsidRPr="009036D2">
          <w:rPr>
            <w:rStyle w:val="af3"/>
            <w:noProof/>
          </w:rPr>
          <w:t>实际界面与操作解说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_Toc243173621 \h</w:instrText>
        </w:r>
        <w:r>
          <w:rPr>
            <w:rFonts w:hint="eastAsia"/>
            <w:noProof/>
            <w:webHidden/>
          </w:rPr>
          <w:instrText xml:space="preserve"> </w:instrText>
        </w:r>
        <w:r>
          <w:rPr>
            <w:rFonts w:hint="eastAsia"/>
            <w:noProof/>
            <w:webHidden/>
          </w:rPr>
        </w:r>
        <w:r>
          <w:rPr>
            <w:rFonts w:hint="eastAsia"/>
            <w:noProof/>
            <w:webHidden/>
          </w:rPr>
          <w:fldChar w:fldCharType="separate"/>
        </w:r>
        <w:r w:rsidR="00320082">
          <w:rPr>
            <w:noProof/>
            <w:webHidden/>
          </w:rPr>
          <w:t>34</w:t>
        </w:r>
        <w:r>
          <w:rPr>
            <w:rFonts w:hint="eastAsia"/>
            <w:noProof/>
            <w:webHidden/>
          </w:rPr>
          <w:fldChar w:fldCharType="end"/>
        </w:r>
      </w:hyperlink>
    </w:p>
    <w:p w14:paraId="29FA667B" w14:textId="1F898747" w:rsidR="00D81396" w:rsidRDefault="005F273F">
      <w:pPr>
        <w:pStyle w:val="ReportBody"/>
        <w:snapToGrid w:val="0"/>
        <w:rPr>
          <w:rFonts w:hint="eastAsia"/>
        </w:rPr>
      </w:pPr>
      <w:r>
        <w:fldChar w:fldCharType="end"/>
      </w:r>
    </w:p>
    <w:p w14:paraId="063A4179" w14:textId="77777777" w:rsidR="00D81396" w:rsidRDefault="00D81396">
      <w:pPr>
        <w:pStyle w:val="ReportBody"/>
        <w:snapToGrid w:val="0"/>
        <w:spacing w:line="20" w:lineRule="exact"/>
        <w:rPr>
          <w:rFonts w:hint="eastAsia"/>
        </w:rPr>
        <w:sectPr w:rsidR="00D81396">
          <w:pgSz w:w="11907" w:h="16840"/>
          <w:pgMar w:top="1701" w:right="1304" w:bottom="1418" w:left="1304" w:header="851" w:footer="851" w:gutter="0"/>
          <w:cols w:space="720"/>
          <w:titlePg/>
          <w:docGrid w:type="lines" w:linePitch="312"/>
        </w:sectPr>
      </w:pPr>
    </w:p>
    <w:p w14:paraId="03EE68B2" w14:textId="77777777" w:rsidR="00D81396" w:rsidRDefault="005F273F">
      <w:pPr>
        <w:pStyle w:val="af0"/>
        <w:snapToGrid w:val="0"/>
        <w:rPr>
          <w:rFonts w:hint="eastAsia"/>
        </w:rPr>
      </w:pPr>
      <w:bookmarkStart w:id="1" w:name="_Toc243173602"/>
      <w:r>
        <w:lastRenderedPageBreak/>
        <w:t>第一部分：项目基本信息</w:t>
      </w:r>
      <w:bookmarkEnd w:id="1"/>
    </w:p>
    <w:tbl>
      <w:tblPr>
        <w:tblW w:w="959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2274"/>
        <w:gridCol w:w="7319"/>
      </w:tblGrid>
      <w:tr w:rsidR="00D81396" w14:paraId="55BFE639" w14:textId="77777777" w:rsidTr="005D53AF">
        <w:trPr>
          <w:trHeight w:val="692"/>
          <w:jc w:val="center"/>
        </w:trPr>
        <w:tc>
          <w:tcPr>
            <w:tcW w:w="2274" w:type="dxa"/>
            <w:vAlign w:val="center"/>
          </w:tcPr>
          <w:p w14:paraId="0297933E" w14:textId="51211584" w:rsidR="00D44FE4" w:rsidRPr="005D53AF" w:rsidRDefault="00D44FE4" w:rsidP="005D53AF">
            <w:pPr>
              <w:jc w:val="center"/>
              <w:rPr>
                <w:rFonts w:ascii="宋体"/>
                <w:b/>
                <w:bCs/>
                <w:color w:val="000000"/>
                <w:sz w:val="28"/>
                <w:szCs w:val="28"/>
              </w:rPr>
            </w:pPr>
            <w:r w:rsidRPr="00C7576C">
              <w:rPr>
                <w:rFonts w:ascii="宋体" w:hint="eastAsia"/>
                <w:b/>
                <w:bCs/>
                <w:color w:val="000000"/>
                <w:sz w:val="28"/>
                <w:szCs w:val="28"/>
              </w:rPr>
              <w:t>项目名称</w:t>
            </w:r>
          </w:p>
        </w:tc>
        <w:tc>
          <w:tcPr>
            <w:tcW w:w="7319" w:type="dxa"/>
            <w:vAlign w:val="center"/>
          </w:tcPr>
          <w:p w14:paraId="0BF8757D" w14:textId="77777777" w:rsidR="00D81396" w:rsidRDefault="005F273F" w:rsidP="005D53AF">
            <w:pPr>
              <w:spacing w:line="360" w:lineRule="auto"/>
              <w:jc w:val="center"/>
            </w:pPr>
            <w:r>
              <w:rPr>
                <w:rFonts w:ascii="宋体" w:hAnsi="宋体"/>
                <w:sz w:val="28"/>
              </w:rPr>
              <w:t>华翼朝阳——节假日智慧航旅服务平台的开发与应用</w:t>
            </w:r>
          </w:p>
        </w:tc>
      </w:tr>
      <w:tr w:rsidR="00D81396" w14:paraId="050D34A5" w14:textId="77777777" w:rsidTr="00C7576C">
        <w:trPr>
          <w:jc w:val="center"/>
        </w:trPr>
        <w:tc>
          <w:tcPr>
            <w:tcW w:w="9593" w:type="dxa"/>
            <w:gridSpan w:val="2"/>
          </w:tcPr>
          <w:p w14:paraId="3DEFF0D0" w14:textId="77777777" w:rsidR="00D44FE4" w:rsidRPr="00C7576C" w:rsidRDefault="00D44FE4">
            <w:pPr>
              <w:spacing w:beforeLines="50" w:before="156" w:line="360" w:lineRule="auto"/>
              <w:jc w:val="center"/>
              <w:rPr>
                <w:rFonts w:ascii="宋体"/>
                <w:b/>
                <w:bCs/>
                <w:color w:val="000000"/>
                <w:sz w:val="28"/>
                <w:szCs w:val="28"/>
                <w:lang w:eastAsia="zh-Hans"/>
              </w:rPr>
            </w:pPr>
            <w:r w:rsidRPr="00C7576C">
              <w:rPr>
                <w:rFonts w:ascii="宋体" w:hint="eastAsia"/>
                <w:b/>
                <w:bCs/>
                <w:color w:val="000000"/>
                <w:sz w:val="28"/>
                <w:szCs w:val="28"/>
                <w:lang w:eastAsia="zh-Hans"/>
              </w:rPr>
              <w:t>摘要</w:t>
            </w:r>
          </w:p>
          <w:p w14:paraId="38F63D7F" w14:textId="77777777" w:rsidR="005F273F" w:rsidRDefault="005F273F">
            <w:pPr>
              <w:pStyle w:val="ReportBody"/>
              <w:snapToGrid w:val="0"/>
              <w:rPr>
                <w:rFonts w:hint="eastAsia"/>
              </w:rPr>
            </w:pPr>
            <w:r>
              <w:t>节假日出行需求变化快，旅客需要反复比较行程、航班和费用，营销人员也需要判断哪些需求值得优先跟进。本项目开发华翼朝阳平台，为旅客提供行程规划与航班查询，为营销人员提供需求分析、活动组织、内容准备和复盘工具，使个人出行需求能够进入具体的服务流程。</w:t>
            </w:r>
          </w:p>
          <w:p w14:paraId="59A1F41F" w14:textId="77777777" w:rsidR="005F273F" w:rsidRDefault="005F273F">
            <w:pPr>
              <w:pStyle w:val="ReportBody"/>
              <w:snapToGrid w:val="0"/>
              <w:rPr>
                <w:rFonts w:hint="eastAsia"/>
              </w:rPr>
            </w:pPr>
            <w:r>
              <w:t>平台利用2024年历史航班和模拟旅客行为开展需求识别实验，结合近期关注、出行计划与个人确认条件形成推荐，并接入本地Qwen3.5-4B辅助理解需求和准备文案。航司、日期和预算由旅客确定，当前航班通过联网查询取得。实验发现，近期行为对需求判断较为有效；新候选模型相对强近期规则的改进尚不稳定，因此继续使用原模型。</w:t>
            </w:r>
          </w:p>
          <w:p w14:paraId="351F31F0" w14:textId="77777777" w:rsidR="005F273F" w:rsidRDefault="005F273F">
            <w:pPr>
              <w:pStyle w:val="ReportBody"/>
              <w:snapToGrid w:val="0"/>
              <w:rPr>
                <w:rFonts w:hint="eastAsia"/>
              </w:rPr>
            </w:pPr>
            <w:r>
              <w:t>以1万名模拟旅客的国庆出行场景为例，平台从已共享方案中建立郑州、北京和兰州三个活动，展示419名成员从名单筛选、航班与预算核对，到素材审核和模拟触达的全过程。案例将旅客条件、产品信息和营销操作联系起来，为后续接入可售产品和开展业务试点提供了可复演的流程。原型功能和预测方法已得到初步检验，用户体验与经营收益仍需在实际试点中评价。</w:t>
            </w:r>
          </w:p>
          <w:p w14:paraId="08CB9484" w14:textId="77777777" w:rsidR="005F273F" w:rsidRDefault="005F273F">
            <w:pPr>
              <w:pStyle w:val="ReportBody"/>
              <w:snapToGrid w:val="0"/>
              <w:rPr>
                <w:rFonts w:hint="eastAsia"/>
              </w:rPr>
            </w:pPr>
            <w:r>
              <w:t>关键词：航空营销；动态旅客画像；需求识别；生成式人工智能；营销决策</w:t>
            </w:r>
          </w:p>
        </w:tc>
      </w:tr>
    </w:tbl>
    <w:p w14:paraId="66A94341" w14:textId="77777777" w:rsidR="00D81396" w:rsidRDefault="005F273F">
      <w:pPr>
        <w:pStyle w:val="af0"/>
        <w:pageBreakBefore/>
        <w:snapToGrid w:val="0"/>
        <w:rPr>
          <w:rFonts w:hint="eastAsia"/>
        </w:rPr>
      </w:pPr>
      <w:bookmarkStart w:id="2" w:name="_Toc243173603"/>
      <w:r>
        <w:lastRenderedPageBreak/>
        <w:t>第二部分：企业诊断分析报告</w:t>
      </w:r>
      <w:bookmarkEnd w:id="2"/>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9588"/>
      </w:tblGrid>
      <w:tr w:rsidR="00D81396" w14:paraId="645AF57A" w14:textId="77777777">
        <w:trPr>
          <w:jc w:val="center"/>
        </w:trPr>
        <w:tc>
          <w:tcPr>
            <w:tcW w:w="9588" w:type="dxa"/>
          </w:tcPr>
          <w:p w14:paraId="0685FFFD" w14:textId="77777777" w:rsidR="005F273F" w:rsidRDefault="005F273F">
            <w:pPr>
              <w:pStyle w:val="af1"/>
              <w:snapToGrid w:val="0"/>
              <w:rPr>
                <w:rFonts w:hint="eastAsia"/>
              </w:rPr>
            </w:pPr>
            <w:bookmarkStart w:id="3" w:name="_Toc243171049"/>
            <w:bookmarkStart w:id="4" w:name="_Toc243173604"/>
            <w:r>
              <w:t>一</w:t>
            </w:r>
            <w:r>
              <w:rPr>
                <w:rFonts w:hint="eastAsia"/>
              </w:rPr>
              <w:t>、</w:t>
            </w:r>
            <w:r>
              <w:t>研究背景与问题界定</w:t>
            </w:r>
            <w:bookmarkEnd w:id="3"/>
            <w:bookmarkEnd w:id="4"/>
          </w:p>
          <w:p w14:paraId="5DBA4B8C" w14:textId="77777777" w:rsidR="005F273F" w:rsidRDefault="005F273F">
            <w:pPr>
              <w:pStyle w:val="af2"/>
              <w:snapToGrid w:val="0"/>
              <w:rPr>
                <w:rFonts w:hint="eastAsia"/>
              </w:rPr>
            </w:pPr>
            <w:r>
              <w:t>（一）命题背景与企业经营环境</w:t>
            </w:r>
          </w:p>
          <w:p w14:paraId="4EF1345E" w14:textId="77777777" w:rsidR="005F273F" w:rsidRDefault="005F273F">
            <w:pPr>
              <w:pStyle w:val="ReportBody"/>
              <w:snapToGrid w:val="0"/>
              <w:rPr>
                <w:rFonts w:hint="eastAsia"/>
              </w:rPr>
            </w:pPr>
            <w:r>
              <w:t>航空旅游需求具有明显的时间和场景约束。旅客对某个目的地感兴趣，并不意味着已经确定出发日期、接受相应价格或具备可行的航班选择。尤其在节假日前，搜索攻略、比较酒店和查询机票可能交替发生，单次浏览容易受到偶然因素影响，过早形成固定标签又可能错过后续变化。因此，营销人员需要同时回答“谁正在形成需求”“当前有什么可以推荐”以及“以什么内容和方式接触”三个相互关联的问题。</w:t>
            </w:r>
          </w:p>
          <w:p w14:paraId="1672D351" w14:textId="77777777" w:rsidR="005F273F" w:rsidRDefault="005F273F">
            <w:pPr>
              <w:pStyle w:val="ReportBody"/>
              <w:snapToGrid w:val="0"/>
              <w:rPr>
                <w:rFonts w:hint="eastAsia"/>
              </w:rPr>
            </w:pPr>
            <w:r>
              <w:t>本研究响应东航技术应用研发中心有限公司发布的“航空旅客数字画像和AIGC智慧营销”命题。命题指出，依赖历史购票记录、会员标签和经验判断，可能难以及时捕捉尚未购票旅客的潜在意向；渠道协同、内容同质化和客群匹配也影响营销效果。命题要求结合搜索、访问和关注行为，识别区域、时间及客群需求，形成需求识别、旅客分群、内容生成、渠道触达和效果评价的应用流程。本文据此确定任务范围，并将命题描述与企业公开披露共同作为诊断依据。</w:t>
            </w:r>
          </w:p>
          <w:p w14:paraId="4E2183BF" w14:textId="77777777" w:rsidR="005F273F" w:rsidRDefault="005F273F">
            <w:pPr>
              <w:pStyle w:val="ReportBody"/>
              <w:snapToGrid w:val="0"/>
              <w:rPr>
                <w:rFonts w:hint="eastAsia"/>
              </w:rPr>
            </w:pPr>
            <w:r>
              <w:t>需求增长为营销提供了业务空间，也提高了资源配置要求。中国民航局发布的2025年行业统计显示，全年旅客运输量为77014.68万人次，同比增长5.5%；行业营业收入初步统计为11436.4亿元，同比增长3%。这些数据反映行业活动规模，旅客人次并不等于独立消费者，行业收入也不宜直接除以旅客人次作为机票均价。对具体航司而言，仍需结合航线、时段和收益结构判断营销机会。</w:t>
            </w:r>
          </w:p>
          <w:p w14:paraId="76C80E80" w14:textId="77777777" w:rsidR="005F273F" w:rsidRDefault="005F273F">
            <w:pPr>
              <w:pStyle w:val="ReportBody"/>
              <w:snapToGrid w:val="0"/>
              <w:rPr>
                <w:rFonts w:hint="eastAsia"/>
              </w:rPr>
            </w:pPr>
            <w:r>
              <w:t>东航的公开经营信息说明，数字化营销应建立在已有能力之上。2025年年报披露，常旅客会员超过7500万，已开展会员营销与AI行程助手应用，并将数字营销纳入AI应用图谱。报告同时显示，销售费用61.96亿元，同比增长12.17%，其中代理手续费和订座费等受到国际客运增长影响；全年客运人公里收益为0.493元，同比下降3.71%。销售费用包含多类支出，不能全部视为本方案可节约的营销预算。</w:t>
            </w:r>
          </w:p>
          <w:p w14:paraId="73E135B7" w14:textId="77777777" w:rsidR="005F273F" w:rsidRDefault="005F273F">
            <w:pPr>
              <w:pStyle w:val="ReportBody"/>
              <w:snapToGrid w:val="0"/>
              <w:rPr>
                <w:rFonts w:hint="eastAsia"/>
              </w:rPr>
            </w:pPr>
            <w:r>
              <w:t>2026年半年报进一步披露，截至6月末会员超过8000万，公司已经开展与千问相关的全流程AI航旅服务，上半年国内代理费率同比下降0.82个百分点，说明自销与渠道优化已有进展。同期客运人公里收益回升至0.516元，同比增长5.74%。这组证据共同指向：</w:t>
            </w:r>
            <w:r>
              <w:lastRenderedPageBreak/>
              <w:t>企业需要在现有数字化基础上，更审慎地识别活动机会、控制投入并检验净贡献。</w:t>
            </w:r>
          </w:p>
          <w:p w14:paraId="21D69901" w14:textId="77777777" w:rsidR="005F273F" w:rsidRDefault="005F273F">
            <w:pPr>
              <w:pStyle w:val="af2"/>
              <w:snapToGrid w:val="0"/>
              <w:rPr>
                <w:rFonts w:hint="eastAsia"/>
              </w:rPr>
            </w:pPr>
            <w:r>
              <w:t>（二）关键问题及研究边界</w:t>
            </w:r>
          </w:p>
          <w:p w14:paraId="40B88804" w14:textId="77777777" w:rsidR="005F273F" w:rsidRDefault="005F273F">
            <w:pPr>
              <w:pStyle w:val="ReportBody"/>
              <w:snapToGrid w:val="0"/>
              <w:rPr>
                <w:rFonts w:hint="eastAsia"/>
              </w:rPr>
            </w:pPr>
            <w:r>
              <w:t>本项目将关键问题界定为节假日前营销决策的信息一致性，诊断与方案的对应见图1。首先，行为记录需要转化为带有时间、来源和强弱差异的兴趣判断。重复搜索、近期查询和明确计划的管理含义不同，如果只提供一个笼统的“高意向”标签，营销人员难以解释名单选择，也无法识别证据不足的对象。</w:t>
            </w:r>
          </w:p>
          <w:p w14:paraId="0246D454" w14:textId="77777777" w:rsidR="005F273F" w:rsidRDefault="005F273F">
            <w:pPr>
              <w:pStyle w:val="ReportBody"/>
              <w:snapToGrid w:val="0"/>
              <w:rPr>
                <w:rFonts w:hint="eastAsia"/>
              </w:rPr>
            </w:pPr>
            <w:r>
              <w:t>其次，需求判断需要接受产品条件约束。目的地排序较高，仍可能因为原始出发城市、出行日期、预算或航班缺失而无法推荐。若系统为了输出结果而自动更换城市、放宽日期或忽略预算，模型看似完成推荐，业务条件却已改变。可操作方案应同时保留匹配成功的依据与无法匹配的原因。</w:t>
            </w:r>
          </w:p>
          <w:p w14:paraId="724C49F1" w14:textId="77777777" w:rsidR="005F273F" w:rsidRDefault="005F273F">
            <w:pPr>
              <w:pStyle w:val="ReportBody"/>
              <w:snapToGrid w:val="0"/>
              <w:rPr>
                <w:rFonts w:hint="eastAsia"/>
              </w:rPr>
            </w:pPr>
            <w:r>
              <w:t>再次，名单、素材、审核和执行需要维持版本一致。营销人员可能先审核一份素材，随后更换名单或修改价格。如果审核结果不随内容变化失效，执行记录就无法说明实际发送的版本是否经过核验。生成式人工智能降低了内容生产门槛，也使事实核查和变更管理成为流程中的必要环节。</w:t>
            </w:r>
          </w:p>
          <w:p w14:paraId="73BDA1EE" w14:textId="581DF59D" w:rsidR="005F273F" w:rsidRDefault="00D61644">
            <w:pPr>
              <w:keepNext/>
              <w:keepLines/>
              <w:spacing w:after="60"/>
              <w:jc w:val="center"/>
            </w:pPr>
            <w:r>
              <w:rPr>
                <w:noProof/>
              </w:rPr>
              <w:pict w14:anchorId="46FF8F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54.8pt;height:169.2pt;visibility:visible;mso-wrap-style:square">
                  <v:imagedata r:id="rId7" o:title=""/>
                </v:shape>
              </w:pict>
            </w:r>
            <w:r w:rsidR="005F273F">
              <w:br/>
            </w:r>
            <w:r w:rsidR="005F273F">
              <w:rPr>
                <w:rFonts w:ascii="宋体" w:hAnsi="宋体"/>
              </w:rPr>
              <w:t>图1 诊断证据与方案回应</w:t>
            </w:r>
          </w:p>
          <w:p w14:paraId="4CFA1049" w14:textId="77777777" w:rsidR="005F273F" w:rsidRDefault="005F273F">
            <w:pPr>
              <w:pStyle w:val="ReportBody"/>
              <w:snapToGrid w:val="0"/>
              <w:rPr>
                <w:rFonts w:hint="eastAsia"/>
              </w:rPr>
            </w:pPr>
            <w:r>
              <w:t>本研究聚焦购票前的需求识别及营销决策。企业公开资料用于分析经营背景，历史航班与模拟行为用于算法实验，10000名模拟旅客用于检验网站业务流程。研究证据不包含企业内部访谈、会员交易及生产投放记录，因此评价重点是方法与流程的可行性。</w:t>
            </w:r>
          </w:p>
          <w:p w14:paraId="304F9EDB" w14:textId="77777777" w:rsidR="005F273F" w:rsidRDefault="005F273F">
            <w:pPr>
              <w:pStyle w:val="af1"/>
              <w:snapToGrid w:val="0"/>
              <w:rPr>
                <w:rFonts w:hint="eastAsia"/>
              </w:rPr>
            </w:pPr>
            <w:bookmarkStart w:id="5" w:name="_Toc243171050"/>
            <w:bookmarkStart w:id="6" w:name="_Toc243173605"/>
            <w:r>
              <w:t>二</w:t>
            </w:r>
            <w:r>
              <w:rPr>
                <w:rFonts w:hint="eastAsia"/>
              </w:rPr>
              <w:t>、</w:t>
            </w:r>
            <w:r>
              <w:t>研究分析</w:t>
            </w:r>
            <w:bookmarkEnd w:id="5"/>
            <w:bookmarkEnd w:id="6"/>
          </w:p>
          <w:p w14:paraId="798E0555" w14:textId="77777777" w:rsidR="005F273F" w:rsidRDefault="005F273F">
            <w:pPr>
              <w:pStyle w:val="af2"/>
              <w:snapToGrid w:val="0"/>
              <w:rPr>
                <w:rFonts w:hint="eastAsia"/>
              </w:rPr>
            </w:pPr>
            <w:r>
              <w:t>（一）研究框架与可检验问题</w:t>
            </w:r>
          </w:p>
          <w:p w14:paraId="586F7C8C" w14:textId="77777777" w:rsidR="005F273F" w:rsidRDefault="005F273F">
            <w:pPr>
              <w:pStyle w:val="ReportBody"/>
              <w:snapToGrid w:val="0"/>
              <w:rPr>
                <w:rFonts w:hint="eastAsia"/>
              </w:rPr>
            </w:pPr>
            <w:r>
              <w:lastRenderedPageBreak/>
              <w:t>本文采用设计科学的构建与评价路径，将管理问题转化为系统要求，通过原型与实验检验可行性。营销人工智能需结合客群选择和业务行动评价，为本项目的问题、方案和证据对应提供方法依据。</w:t>
            </w:r>
          </w:p>
          <w:p w14:paraId="4809EBA3" w14:textId="77777777" w:rsidR="005F273F" w:rsidRDefault="005F273F">
            <w:pPr>
              <w:pStyle w:val="ReportBody"/>
              <w:snapToGrid w:val="0"/>
              <w:rPr>
                <w:rFonts w:hint="eastAsia"/>
              </w:rPr>
            </w:pPr>
            <w:r>
              <w:t>研究围绕三个问题展开：近期行为能否改善后续目的地关注识别；画像、航班与素材能否保持条件一致；何种投入和增量能够支持经济可行性。分别以冻结实验、网站验收和条件测算回答。</w:t>
            </w:r>
          </w:p>
          <w:p w14:paraId="3FA1B1D1" w14:textId="77777777" w:rsidR="005F273F" w:rsidRDefault="005F273F">
            <w:pPr>
              <w:pStyle w:val="ReportBody"/>
              <w:snapToGrid w:val="0"/>
              <w:rPr>
                <w:rFonts w:hint="eastAsia"/>
              </w:rPr>
            </w:pPr>
            <w:r>
              <w:t>用户画像、行为建模与时间动态推荐研究支持多源和近期特征；旅游大数据与搜索数据研究支持行为信息的分析价值。宏观旅游量与个人购票的对象不同，相关研究不证明某次浏览必然转化为出行。</w:t>
            </w:r>
          </w:p>
          <w:p w14:paraId="392F8474" w14:textId="77777777" w:rsidR="005F273F" w:rsidRDefault="005F273F">
            <w:pPr>
              <w:pStyle w:val="af2"/>
              <w:snapToGrid w:val="0"/>
              <w:rPr>
                <w:rFonts w:hint="eastAsia"/>
              </w:rPr>
            </w:pPr>
            <w:r>
              <w:t>（二）既有方案实例及其适用条件</w:t>
            </w:r>
          </w:p>
          <w:p w14:paraId="6EF934B3" w14:textId="77777777" w:rsidR="005F273F" w:rsidRDefault="005F273F">
            <w:pPr>
              <w:pStyle w:val="ReportBody"/>
              <w:snapToGrid w:val="0"/>
              <w:rPr>
                <w:rFonts w:hint="eastAsia"/>
              </w:rPr>
            </w:pPr>
            <w:r>
              <w:t>航旅行业已有客户画像、实时个性化和营销执行的实践。四方伟业公开的匿名航空商务决策支持案例涉及标签体系与相似客群识别，说明画像管理有明确的企业应用基础；该来源属于供应商案例，不能据未披露内容认定客户缺乏某项能力。Salesforce的印度航空案例披露了整合分散技术环境、形成统一客户视图的工作，表明数据关联与业务协同是落地条件。联合航空在AWS客户页面的证言涉及结合客户信息提供实时餐食推荐，其在预订流程中推荐餐食，决策对象与本项目的目的地及航线营销不同。</w:t>
            </w:r>
          </w:p>
          <w:p w14:paraId="696799B5" w14:textId="77777777" w:rsidR="005F273F" w:rsidRDefault="005F273F">
            <w:pPr>
              <w:pStyle w:val="ReportBody"/>
              <w:snapToGrid w:val="0"/>
              <w:rPr>
                <w:rFonts w:hint="eastAsia"/>
              </w:rPr>
            </w:pPr>
            <w:r>
              <w:t>更接近本命题的是目的地推荐与浏览后再营销。Guerrini等介绍了航空公司的规模化个性化实践，其中目的地邮件试点持续三个月，涉及从16个目的地中推荐6个，并设置对照。研究可用于说明需求与营销行动的连接方式，但其中一段将转化率从4%到4.25%的变化同时表述为15%提升，两种口径不一致；前者按算术应为增加0.25个百分点或相对增加6.25%。本文不将该数值移植为本项目收益参数。</w:t>
            </w:r>
          </w:p>
          <w:p w14:paraId="46809722" w14:textId="77777777" w:rsidR="005F273F" w:rsidRDefault="005F273F">
            <w:pPr>
              <w:pStyle w:val="ReportBody"/>
              <w:snapToGrid w:val="0"/>
              <w:rPr>
                <w:ins w:id="7" w:author="作者" w:date="2026-10-16T15:54:00Z"/>
                <w:rFonts w:hint="eastAsia"/>
              </w:rPr>
            </w:pPr>
            <w:r>
              <w:t>Adobe披露的维珍航空案例覆盖浏览放弃后的触达、下一最佳目的地和附加服务。</w:t>
            </w:r>
          </w:p>
          <w:p w14:paraId="4E32E026" w14:textId="77777777" w:rsidR="005F273F" w:rsidRDefault="005F273F">
            <w:pPr>
              <w:pStyle w:val="ReportBody"/>
              <w:snapToGrid w:val="0"/>
              <w:rPr>
                <w:rFonts w:hint="eastAsia"/>
              </w:rPr>
            </w:pPr>
            <w:r>
              <w:t>供应商资料披露，维珍航空在12周内取得120万英镑相关收入，并观察到互动变化；1400万英镑则属于后续路线图预测。Adobe的印度航空案例披露上线六个月后订单增长55%、收入增长31%。这些案例说明了场景设计的价值，但公开信息不足以分离各项措施的因果贡献。</w:t>
            </w:r>
          </w:p>
          <w:p w14:paraId="10CDE1C2" w14:textId="77777777" w:rsidR="005F273F" w:rsidRDefault="005F273F">
            <w:pPr>
              <w:pStyle w:val="ReportCaption"/>
              <w:snapToGrid w:val="0"/>
              <w:jc w:val="center"/>
            </w:pPr>
            <w:r>
              <w:t>表</w:t>
            </w:r>
            <w:r>
              <w:t xml:space="preserve">1 </w:t>
            </w:r>
            <w:r>
              <w:t>既有实践与本项目任务的关系</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268"/>
              <w:gridCol w:w="4025"/>
              <w:gridCol w:w="3005"/>
            </w:tblGrid>
            <w:tr w:rsidR="002D5F05" w14:paraId="067206B4" w14:textId="77777777" w:rsidTr="00320082">
              <w:trPr>
                <w:cantSplit/>
                <w:tblHeader/>
                <w:jc w:val="center"/>
              </w:trPr>
              <w:tc>
                <w:tcPr>
                  <w:tcW w:w="2268"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455A7BAF" w14:textId="77777777" w:rsidR="005F273F" w:rsidRDefault="005F273F" w:rsidP="00320082">
                  <w:pPr>
                    <w:keepNext/>
                    <w:spacing w:line="276" w:lineRule="auto"/>
                    <w:jc w:val="center"/>
                  </w:pPr>
                  <w:r>
                    <w:rPr>
                      <w:color w:val="000000"/>
                      <w:sz w:val="20"/>
                    </w:rPr>
                    <w:t>方案或案例</w:t>
                  </w:r>
                </w:p>
              </w:tc>
              <w:tc>
                <w:tcPr>
                  <w:tcW w:w="4025"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3B47C8DC" w14:textId="77777777" w:rsidR="005F273F" w:rsidRDefault="005F273F" w:rsidP="00320082">
                  <w:pPr>
                    <w:keepNext/>
                    <w:spacing w:line="276" w:lineRule="auto"/>
                    <w:jc w:val="center"/>
                  </w:pPr>
                  <w:r>
                    <w:rPr>
                      <w:color w:val="000000"/>
                      <w:sz w:val="20"/>
                    </w:rPr>
                    <w:t>公开应用重点</w:t>
                  </w:r>
                </w:p>
              </w:tc>
              <w:tc>
                <w:tcPr>
                  <w:tcW w:w="3005"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4BF1630F" w14:textId="77777777" w:rsidR="005F273F" w:rsidRDefault="005F273F" w:rsidP="00320082">
                  <w:pPr>
                    <w:keepNext/>
                    <w:spacing w:line="276" w:lineRule="auto"/>
                    <w:jc w:val="center"/>
                  </w:pPr>
                  <w:r>
                    <w:rPr>
                      <w:color w:val="000000"/>
                      <w:sz w:val="20"/>
                    </w:rPr>
                    <w:t>对本项目的启示</w:t>
                  </w:r>
                </w:p>
              </w:tc>
            </w:tr>
            <w:tr w:rsidR="002D5F05" w14:paraId="15D5B1E2" w14:textId="77777777">
              <w:trPr>
                <w:cantSplit/>
                <w:jc w:val="center"/>
              </w:trPr>
              <w:tc>
                <w:tcPr>
                  <w:tcW w:w="2268"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5F77C91B" w14:textId="77777777" w:rsidR="005F273F" w:rsidRDefault="005F273F">
                  <w:pPr>
                    <w:keepNext/>
                    <w:spacing w:line="276" w:lineRule="auto"/>
                    <w:jc w:val="center"/>
                  </w:pPr>
                  <w:r>
                    <w:rPr>
                      <w:color w:val="000000"/>
                      <w:sz w:val="20"/>
                    </w:rPr>
                    <w:lastRenderedPageBreak/>
                    <w:t>匿名航空商务决策支持</w:t>
                  </w:r>
                </w:p>
              </w:tc>
              <w:tc>
                <w:tcPr>
                  <w:tcW w:w="402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116B06F9" w14:textId="77777777" w:rsidR="005F273F" w:rsidRDefault="005F273F">
                  <w:pPr>
                    <w:keepNext/>
                    <w:spacing w:line="276" w:lineRule="auto"/>
                    <w:jc w:val="center"/>
                  </w:pPr>
                  <w:r>
                    <w:rPr>
                      <w:color w:val="000000"/>
                      <w:sz w:val="20"/>
                    </w:rPr>
                    <w:t>标签体系与客群识别</w:t>
                  </w:r>
                </w:p>
              </w:tc>
              <w:tc>
                <w:tcPr>
                  <w:tcW w:w="300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51F74317" w14:textId="77777777" w:rsidR="005F273F" w:rsidRDefault="005F273F">
                  <w:pPr>
                    <w:keepNext/>
                    <w:spacing w:line="276" w:lineRule="auto"/>
                    <w:jc w:val="center"/>
                  </w:pPr>
                  <w:r>
                    <w:rPr>
                      <w:color w:val="000000"/>
                      <w:sz w:val="20"/>
                    </w:rPr>
                    <w:t>标签应能解释来源并接受更新</w:t>
                  </w:r>
                </w:p>
              </w:tc>
            </w:tr>
            <w:tr w:rsidR="002D5F05" w14:paraId="2ACC8CD8"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4215ED7D" w14:textId="77777777" w:rsidR="005F273F" w:rsidRDefault="005F273F">
                  <w:pPr>
                    <w:keepNext/>
                    <w:spacing w:line="276" w:lineRule="auto"/>
                    <w:jc w:val="center"/>
                  </w:pPr>
                  <w:r>
                    <w:rPr>
                      <w:color w:val="000000"/>
                      <w:sz w:val="20"/>
                    </w:rPr>
                    <w:t>印度航空统一客户视图</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5E44ABB3" w14:textId="77777777" w:rsidR="005F273F" w:rsidRDefault="005F273F">
                  <w:pPr>
                    <w:keepNext/>
                    <w:spacing w:line="276" w:lineRule="auto"/>
                    <w:jc w:val="center"/>
                  </w:pPr>
                  <w:r>
                    <w:rPr>
                      <w:color w:val="000000"/>
                      <w:sz w:val="20"/>
                    </w:rPr>
                    <w:t>整合客户信息及服务流程</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0B7BE353" w14:textId="77777777" w:rsidR="005F273F" w:rsidRDefault="005F273F">
                  <w:pPr>
                    <w:keepNext/>
                    <w:spacing w:line="276" w:lineRule="auto"/>
                    <w:jc w:val="center"/>
                  </w:pPr>
                  <w:r>
                    <w:rPr>
                      <w:color w:val="000000"/>
                      <w:sz w:val="20"/>
                    </w:rPr>
                    <w:t>数据关联和协作条件影响落地</w:t>
                  </w:r>
                </w:p>
              </w:tc>
            </w:tr>
            <w:tr w:rsidR="002D5F05" w14:paraId="5C9A873E"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0443FBF6" w14:textId="77777777" w:rsidR="005F273F" w:rsidRDefault="005F273F">
                  <w:pPr>
                    <w:keepNext/>
                    <w:spacing w:line="276" w:lineRule="auto"/>
                    <w:jc w:val="center"/>
                  </w:pPr>
                  <w:r>
                    <w:rPr>
                      <w:color w:val="000000"/>
                      <w:sz w:val="20"/>
                    </w:rPr>
                    <w:t>联合航空客户画像</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3F25B667" w14:textId="77777777" w:rsidR="005F273F" w:rsidRDefault="005F273F">
                  <w:pPr>
                    <w:keepNext/>
                    <w:spacing w:line="276" w:lineRule="auto"/>
                    <w:jc w:val="center"/>
                  </w:pPr>
                  <w:r>
                    <w:rPr>
                      <w:color w:val="000000"/>
                      <w:sz w:val="20"/>
                    </w:rPr>
                    <w:t>实时服务推荐</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24D36370" w14:textId="77777777" w:rsidR="005F273F" w:rsidRDefault="005F273F">
                  <w:pPr>
                    <w:keepNext/>
                    <w:spacing w:line="276" w:lineRule="auto"/>
                    <w:jc w:val="center"/>
                  </w:pPr>
                  <w:r>
                    <w:rPr>
                      <w:color w:val="000000"/>
                      <w:sz w:val="20"/>
                    </w:rPr>
                    <w:t>个性化已有实践，需明确任务阶段</w:t>
                  </w:r>
                </w:p>
              </w:tc>
            </w:tr>
            <w:tr w:rsidR="002D5F05" w14:paraId="3963B0E1"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2F434146" w14:textId="77777777" w:rsidR="005F273F" w:rsidRDefault="005F273F">
                  <w:pPr>
                    <w:keepNext/>
                    <w:spacing w:line="276" w:lineRule="auto"/>
                    <w:jc w:val="center"/>
                  </w:pPr>
                  <w:r>
                    <w:rPr>
                      <w:color w:val="000000"/>
                      <w:sz w:val="20"/>
                    </w:rPr>
                    <w:t>维珍航空数字营销</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422BD58C" w14:textId="77777777" w:rsidR="005F273F" w:rsidRDefault="005F273F">
                  <w:pPr>
                    <w:keepNext/>
                    <w:spacing w:line="276" w:lineRule="auto"/>
                    <w:jc w:val="center"/>
                  </w:pPr>
                  <w:r>
                    <w:rPr>
                      <w:color w:val="000000"/>
                      <w:sz w:val="20"/>
                    </w:rPr>
                    <w:t>浏览后触达与目的地推荐</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26AC41C4" w14:textId="77777777" w:rsidR="005F273F" w:rsidRDefault="005F273F">
                  <w:pPr>
                    <w:keepNext/>
                    <w:spacing w:line="276" w:lineRule="auto"/>
                    <w:jc w:val="center"/>
                  </w:pPr>
                  <w:r>
                    <w:rPr>
                      <w:color w:val="000000"/>
                      <w:sz w:val="20"/>
                    </w:rPr>
                    <w:t>以具体活动设计连接数据和行动</w:t>
                  </w:r>
                </w:p>
              </w:tc>
            </w:tr>
            <w:tr w:rsidR="002D5F05" w14:paraId="1D3333A9" w14:textId="77777777">
              <w:trPr>
                <w:cantSplit/>
                <w:jc w:val="center"/>
              </w:trPr>
              <w:tc>
                <w:tcPr>
                  <w:tcW w:w="2268"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408575D0" w14:textId="77777777" w:rsidR="005F273F" w:rsidRDefault="005F273F">
                  <w:pPr>
                    <w:spacing w:line="276" w:lineRule="auto"/>
                    <w:jc w:val="center"/>
                  </w:pPr>
                  <w:r>
                    <w:rPr>
                      <w:color w:val="000000"/>
                      <w:sz w:val="20"/>
                    </w:rPr>
                    <w:t>航空个性化实践研究</w:t>
                  </w:r>
                </w:p>
              </w:tc>
              <w:tc>
                <w:tcPr>
                  <w:tcW w:w="4025"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5B0590BE" w14:textId="77777777" w:rsidR="005F273F" w:rsidRDefault="005F273F">
                  <w:pPr>
                    <w:spacing w:line="276" w:lineRule="auto"/>
                    <w:jc w:val="center"/>
                  </w:pPr>
                  <w:r>
                    <w:rPr>
                      <w:color w:val="000000"/>
                      <w:sz w:val="20"/>
                    </w:rPr>
                    <w:t>目的地邮件与再营销试点</w:t>
                  </w:r>
                </w:p>
              </w:tc>
              <w:tc>
                <w:tcPr>
                  <w:tcW w:w="3005"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7F8E9D3D" w14:textId="77777777" w:rsidR="005F273F" w:rsidRDefault="005F273F">
                  <w:pPr>
                    <w:spacing w:line="276" w:lineRule="auto"/>
                    <w:jc w:val="center"/>
                  </w:pPr>
                  <w:r>
                    <w:rPr>
                      <w:color w:val="000000"/>
                      <w:sz w:val="20"/>
                    </w:rPr>
                    <w:t>保留对照、分母和效果计算口径</w:t>
                  </w:r>
                </w:p>
              </w:tc>
            </w:tr>
          </w:tbl>
          <w:p w14:paraId="50518FAB" w14:textId="77777777" w:rsidR="005F273F" w:rsidRDefault="005F273F">
            <w:pPr>
              <w:pStyle w:val="ReportBody"/>
              <w:snapToGrid w:val="0"/>
              <w:rPr>
                <w:rFonts w:hint="eastAsia"/>
              </w:rPr>
            </w:pPr>
            <w:r>
              <w:t>TUI与AWS、Data Reply的案例还提示，模型部署、复用和人员上手成本会影响价值兑现。其披露的收益来自多个用例，且页面标题与正文在收入、利润贡献及效率口径上存在差异，不能作为本项目单个模型的财务依据。因此，本方案的改进重点是提供适配本命题的证据链和可试验流程，而不是宣称行业现有系统普遍只有静态标签。</w:t>
            </w:r>
          </w:p>
          <w:p w14:paraId="64017294" w14:textId="77777777" w:rsidR="005F273F" w:rsidRDefault="005F273F">
            <w:pPr>
              <w:pStyle w:val="af2"/>
              <w:snapToGrid w:val="0"/>
              <w:rPr>
                <w:rFonts w:hint="eastAsia"/>
              </w:rPr>
            </w:pPr>
            <w:r>
              <w:t>（三）数据准备与质量诊断</w:t>
            </w:r>
          </w:p>
          <w:p w14:paraId="26958157" w14:textId="77777777" w:rsidR="005F273F" w:rsidRDefault="005F273F">
            <w:pPr>
              <w:pStyle w:val="ReportBody"/>
              <w:snapToGrid w:val="0"/>
              <w:rPr>
                <w:rFonts w:hint="eastAsia"/>
              </w:rPr>
            </w:pPr>
            <w:r>
              <w:t>原始数据版本为DAILY_SYN_2024_V2_SUBSET_10K，包含历史供给、模拟旅客与独立模拟营销反馈。原10000名旅客及完整历史保留，编号不连续，关联依据原始标识。2026年10月17日新增人口清单将所有保留模拟用户限定为30000人：原10000人与分层选取的16000名扩展用户用于开发，另2000人验证、2000人独立测试，用户编号无交叉。三份原始工作簿和冻结模型的来源指纹不变。</w:t>
            </w:r>
          </w:p>
          <w:p w14:paraId="508FBDD2" w14:textId="77777777" w:rsidR="005F273F" w:rsidRDefault="005F273F">
            <w:pPr>
              <w:pStyle w:val="ReportCaption"/>
              <w:snapToGrid w:val="0"/>
              <w:jc w:val="center"/>
            </w:pPr>
            <w:r>
              <w:t>表</w:t>
            </w:r>
            <w:r>
              <w:t xml:space="preserve">2 </w:t>
            </w:r>
            <w:r>
              <w:t>数据组成与分析用途</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268"/>
              <w:gridCol w:w="4025"/>
              <w:gridCol w:w="3005"/>
            </w:tblGrid>
            <w:tr w:rsidR="002D5F05" w14:paraId="4B60D7EE" w14:textId="77777777" w:rsidTr="00320082">
              <w:trPr>
                <w:cantSplit/>
                <w:tblHeader/>
                <w:jc w:val="center"/>
              </w:trPr>
              <w:tc>
                <w:tcPr>
                  <w:tcW w:w="2268"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35720B9D" w14:textId="77777777" w:rsidR="005F273F" w:rsidRDefault="005F273F" w:rsidP="00320082">
                  <w:pPr>
                    <w:keepNext/>
                    <w:spacing w:line="276" w:lineRule="auto"/>
                    <w:jc w:val="center"/>
                  </w:pPr>
                  <w:r>
                    <w:rPr>
                      <w:color w:val="000000"/>
                      <w:sz w:val="20"/>
                    </w:rPr>
                    <w:t>数据</w:t>
                  </w:r>
                </w:p>
              </w:tc>
              <w:tc>
                <w:tcPr>
                  <w:tcW w:w="4025"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73345635" w14:textId="77777777" w:rsidR="005F273F" w:rsidRDefault="005F273F" w:rsidP="00320082">
                  <w:pPr>
                    <w:keepNext/>
                    <w:spacing w:line="276" w:lineRule="auto"/>
                    <w:jc w:val="center"/>
                  </w:pPr>
                  <w:r>
                    <w:rPr>
                      <w:color w:val="000000"/>
                      <w:sz w:val="20"/>
                    </w:rPr>
                    <w:t>规模</w:t>
                  </w:r>
                </w:p>
              </w:tc>
              <w:tc>
                <w:tcPr>
                  <w:tcW w:w="3005"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39DC16BB" w14:textId="77777777" w:rsidR="005F273F" w:rsidRDefault="005F273F" w:rsidP="00320082">
                  <w:pPr>
                    <w:keepNext/>
                    <w:spacing w:line="276" w:lineRule="auto"/>
                    <w:jc w:val="center"/>
                  </w:pPr>
                  <w:r>
                    <w:rPr>
                      <w:color w:val="000000"/>
                      <w:sz w:val="20"/>
                    </w:rPr>
                    <w:t>属性与用途</w:t>
                  </w:r>
                </w:p>
              </w:tc>
            </w:tr>
            <w:tr w:rsidR="002D5F05" w14:paraId="4A626890" w14:textId="77777777">
              <w:trPr>
                <w:cantSplit/>
                <w:jc w:val="center"/>
              </w:trPr>
              <w:tc>
                <w:tcPr>
                  <w:tcW w:w="2268"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5D4890B0" w14:textId="77777777" w:rsidR="005F273F" w:rsidRDefault="005F273F">
                  <w:pPr>
                    <w:keepNext/>
                    <w:spacing w:line="276" w:lineRule="auto"/>
                    <w:jc w:val="center"/>
                  </w:pPr>
                  <w:r>
                    <w:rPr>
                      <w:color w:val="000000"/>
                      <w:sz w:val="20"/>
                    </w:rPr>
                    <w:t>航班信息</w:t>
                  </w:r>
                </w:p>
              </w:tc>
              <w:tc>
                <w:tcPr>
                  <w:tcW w:w="402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43E397DD" w14:textId="77777777" w:rsidR="005F273F" w:rsidRDefault="005F273F">
                  <w:pPr>
                    <w:keepNext/>
                    <w:spacing w:line="276" w:lineRule="auto"/>
                    <w:jc w:val="center"/>
                  </w:pPr>
                  <w:r>
                    <w:rPr>
                      <w:color w:val="000000"/>
                      <w:sz w:val="20"/>
                    </w:rPr>
                    <w:t>365677</w:t>
                  </w:r>
                  <w:r>
                    <w:rPr>
                      <w:color w:val="000000"/>
                      <w:sz w:val="20"/>
                    </w:rPr>
                    <w:t>条</w:t>
                  </w:r>
                </w:p>
              </w:tc>
              <w:tc>
                <w:tcPr>
                  <w:tcW w:w="300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0D45D0A8" w14:textId="77777777" w:rsidR="005F273F" w:rsidRDefault="005F273F">
                  <w:pPr>
                    <w:keepNext/>
                    <w:spacing w:line="276" w:lineRule="auto"/>
                    <w:jc w:val="center"/>
                  </w:pPr>
                  <w:r>
                    <w:rPr>
                      <w:color w:val="000000"/>
                      <w:sz w:val="20"/>
                    </w:rPr>
                    <w:t>2024</w:t>
                  </w:r>
                  <w:r>
                    <w:rPr>
                      <w:color w:val="000000"/>
                      <w:sz w:val="20"/>
                    </w:rPr>
                    <w:t>年历史供给，仅用于离线训练与回放</w:t>
                  </w:r>
                </w:p>
              </w:tc>
            </w:tr>
            <w:tr w:rsidR="002D5F05" w14:paraId="389D49B8"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3C524A9C" w14:textId="77777777" w:rsidR="005F273F" w:rsidRDefault="005F273F">
                  <w:pPr>
                    <w:keepNext/>
                    <w:spacing w:line="276" w:lineRule="auto"/>
                    <w:jc w:val="center"/>
                  </w:pPr>
                  <w:r>
                    <w:rPr>
                      <w:color w:val="000000"/>
                      <w:sz w:val="20"/>
                    </w:rPr>
                    <w:t>用户与日行为</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3C050489" w14:textId="77777777" w:rsidR="005F273F" w:rsidRDefault="005F273F">
                  <w:pPr>
                    <w:keepNext/>
                    <w:spacing w:line="276" w:lineRule="auto"/>
                    <w:jc w:val="center"/>
                  </w:pPr>
                  <w:r>
                    <w:rPr>
                      <w:color w:val="000000"/>
                      <w:sz w:val="20"/>
                    </w:rPr>
                    <w:t>10000</w:t>
                  </w:r>
                  <w:r>
                    <w:rPr>
                      <w:color w:val="000000"/>
                      <w:sz w:val="20"/>
                    </w:rPr>
                    <w:t>人、</w:t>
                  </w:r>
                  <w:r>
                    <w:rPr>
                      <w:color w:val="000000"/>
                      <w:sz w:val="20"/>
                    </w:rPr>
                    <w:t>397</w:t>
                  </w:r>
                  <w:r>
                    <w:rPr>
                      <w:color w:val="000000"/>
                      <w:sz w:val="20"/>
                    </w:rPr>
                    <w:t>万条</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278BC8A6" w14:textId="77777777" w:rsidR="005F273F" w:rsidRDefault="005F273F">
                  <w:pPr>
                    <w:keepNext/>
                    <w:spacing w:line="276" w:lineRule="auto"/>
                    <w:jc w:val="center"/>
                  </w:pPr>
                  <w:r>
                    <w:rPr>
                      <w:color w:val="000000"/>
                      <w:sz w:val="20"/>
                    </w:rPr>
                    <w:t>原始模拟基线；不代表当前全部保留人口</w:t>
                  </w:r>
                </w:p>
              </w:tc>
            </w:tr>
            <w:tr w:rsidR="002D5F05" w14:paraId="099C0FC4"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0521E147" w14:textId="77777777" w:rsidR="005F273F" w:rsidRDefault="005F273F">
                  <w:pPr>
                    <w:keepNext/>
                    <w:spacing w:line="276" w:lineRule="auto"/>
                    <w:jc w:val="center"/>
                  </w:pPr>
                  <w:r>
                    <w:rPr>
                      <w:color w:val="000000"/>
                      <w:sz w:val="20"/>
                    </w:rPr>
                    <w:t>内容对象与目的地</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7FCC1491" w14:textId="77777777" w:rsidR="005F273F" w:rsidRDefault="005F273F">
                  <w:pPr>
                    <w:keepNext/>
                    <w:spacing w:line="276" w:lineRule="auto"/>
                    <w:jc w:val="center"/>
                  </w:pPr>
                  <w:r>
                    <w:rPr>
                      <w:color w:val="000000"/>
                      <w:sz w:val="20"/>
                    </w:rPr>
                    <w:t>451</w:t>
                  </w:r>
                  <w:r>
                    <w:rPr>
                      <w:color w:val="000000"/>
                      <w:sz w:val="20"/>
                    </w:rPr>
                    <w:t>个对象、</w:t>
                  </w:r>
                  <w:r>
                    <w:rPr>
                      <w:color w:val="000000"/>
                      <w:sz w:val="20"/>
                    </w:rPr>
                    <w:t>41</w:t>
                  </w:r>
                  <w:r>
                    <w:rPr>
                      <w:color w:val="000000"/>
                      <w:sz w:val="20"/>
                    </w:rPr>
                    <w:t>个目的地</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533DEC38" w14:textId="77777777" w:rsidR="005F273F" w:rsidRDefault="005F273F">
                  <w:pPr>
                    <w:keepNext/>
                    <w:spacing w:line="276" w:lineRule="auto"/>
                    <w:jc w:val="center"/>
                  </w:pPr>
                  <w:r>
                    <w:rPr>
                      <w:color w:val="000000"/>
                      <w:sz w:val="20"/>
                    </w:rPr>
                    <w:t>支持兴趣主题与目的地关联</w:t>
                  </w:r>
                </w:p>
              </w:tc>
            </w:tr>
            <w:tr w:rsidR="002D5F05" w14:paraId="74A6C256"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43158980" w14:textId="77777777" w:rsidR="005F273F" w:rsidRDefault="005F273F">
                  <w:pPr>
                    <w:keepNext/>
                    <w:spacing w:line="276" w:lineRule="auto"/>
                    <w:jc w:val="center"/>
                  </w:pPr>
                  <w:r>
                    <w:rPr>
                      <w:color w:val="000000"/>
                      <w:sz w:val="20"/>
                    </w:rPr>
                    <w:t>历史营销反馈</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2C48CF4A" w14:textId="77777777" w:rsidR="005F273F" w:rsidRDefault="005F273F">
                  <w:pPr>
                    <w:keepNext/>
                    <w:spacing w:line="276" w:lineRule="auto"/>
                    <w:jc w:val="center"/>
                  </w:pPr>
                  <w:r>
                    <w:rPr>
                      <w:color w:val="000000"/>
                      <w:sz w:val="20"/>
                    </w:rPr>
                    <w:t>120000</w:t>
                  </w:r>
                  <w:r>
                    <w:rPr>
                      <w:color w:val="000000"/>
                      <w:sz w:val="20"/>
                    </w:rPr>
                    <w:t>次触达、</w:t>
                  </w:r>
                  <w:r>
                    <w:rPr>
                      <w:color w:val="000000"/>
                      <w:sz w:val="20"/>
                    </w:rPr>
                    <w:t>222591</w:t>
                  </w:r>
                  <w:r>
                    <w:rPr>
                      <w:color w:val="000000"/>
                      <w:sz w:val="20"/>
                    </w:rPr>
                    <w:t>条事件</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004510EB" w14:textId="77777777" w:rsidR="005F273F" w:rsidRDefault="005F273F">
                  <w:pPr>
                    <w:keepNext/>
                    <w:spacing w:line="276" w:lineRule="auto"/>
                    <w:jc w:val="center"/>
                  </w:pPr>
                  <w:r>
                    <w:rPr>
                      <w:color w:val="000000"/>
                      <w:sz w:val="20"/>
                    </w:rPr>
                    <w:t>模拟历史漏斗，与当前新活动独立</w:t>
                  </w:r>
                </w:p>
              </w:tc>
            </w:tr>
            <w:tr w:rsidR="002D5F05" w14:paraId="5CE3B4C3" w14:textId="77777777">
              <w:trPr>
                <w:cantSplit/>
                <w:jc w:val="center"/>
              </w:trPr>
              <w:tc>
                <w:tcPr>
                  <w:tcW w:w="2268"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3C7A5B93" w14:textId="77777777" w:rsidR="005F273F" w:rsidRDefault="005F273F">
                  <w:pPr>
                    <w:spacing w:line="276" w:lineRule="auto"/>
                    <w:jc w:val="center"/>
                  </w:pPr>
                  <w:r>
                    <w:rPr>
                      <w:color w:val="000000"/>
                      <w:sz w:val="20"/>
                    </w:rPr>
                    <w:t>历史订单与素材</w:t>
                  </w:r>
                </w:p>
              </w:tc>
              <w:tc>
                <w:tcPr>
                  <w:tcW w:w="4025"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3D17E1B5" w14:textId="77777777" w:rsidR="005F273F" w:rsidRDefault="005F273F">
                  <w:pPr>
                    <w:spacing w:line="276" w:lineRule="auto"/>
                    <w:jc w:val="center"/>
                  </w:pPr>
                  <w:r>
                    <w:rPr>
                      <w:color w:val="000000"/>
                      <w:sz w:val="20"/>
                    </w:rPr>
                    <w:t>248</w:t>
                  </w:r>
                  <w:r>
                    <w:rPr>
                      <w:color w:val="000000"/>
                      <w:sz w:val="20"/>
                    </w:rPr>
                    <w:t>个订单、</w:t>
                  </w:r>
                  <w:r>
                    <w:rPr>
                      <w:color w:val="000000"/>
                      <w:sz w:val="20"/>
                    </w:rPr>
                    <w:t>82</w:t>
                  </w:r>
                  <w:r>
                    <w:rPr>
                      <w:color w:val="000000"/>
                      <w:sz w:val="20"/>
                    </w:rPr>
                    <w:t>份素材</w:t>
                  </w:r>
                </w:p>
              </w:tc>
              <w:tc>
                <w:tcPr>
                  <w:tcW w:w="3005"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583AA549" w14:textId="77777777" w:rsidR="005F273F" w:rsidRDefault="005F273F">
                  <w:pPr>
                    <w:spacing w:line="276" w:lineRule="auto"/>
                    <w:jc w:val="center"/>
                  </w:pPr>
                  <w:r>
                    <w:rPr>
                      <w:color w:val="000000"/>
                      <w:sz w:val="20"/>
                    </w:rPr>
                    <w:t>原始模拟反馈，不能归因于当前系统</w:t>
                  </w:r>
                </w:p>
              </w:tc>
            </w:tr>
          </w:tbl>
          <w:p w14:paraId="269A957A" w14:textId="77777777" w:rsidR="005F273F" w:rsidRDefault="005F273F">
            <w:pPr>
              <w:pStyle w:val="ReportBody"/>
              <w:snapToGrid w:val="0"/>
              <w:rPr>
                <w:rFonts w:hint="eastAsia"/>
              </w:rPr>
            </w:pPr>
            <w:r>
              <w:t>原10000人包含397万条日行为，跨度397天；扩展批次各自保留365天过程。30000人共1127万条行为，其中开发用户981万条。按来源、原出发地、年龄、同行和前30天活跃度分层，不用未来标签或评分筛人。同一模拟机制限制向真实客群外推。</w:t>
            </w:r>
          </w:p>
          <w:p w14:paraId="13652DBC" w14:textId="77777777" w:rsidR="005F273F" w:rsidRDefault="005F273F">
            <w:pPr>
              <w:pStyle w:val="ReportBody"/>
              <w:snapToGrid w:val="0"/>
              <w:rPr>
                <w:rFonts w:hint="eastAsia"/>
              </w:rPr>
            </w:pPr>
            <w:r>
              <w:lastRenderedPageBreak/>
              <w:t>未知预算保持缺失，不推断消费能力或收入。88586条原空误点被随机填为1至5分钟，不支持真实准点率排名；历史票价缺少税费、库存和采价时刻，仅作离线情景依据，不承诺当前可售。</w:t>
            </w:r>
          </w:p>
          <w:p w14:paraId="2B98328E" w14:textId="77777777" w:rsidR="005F273F" w:rsidRDefault="005F273F">
            <w:pPr>
              <w:pStyle w:val="af2"/>
              <w:snapToGrid w:val="0"/>
              <w:rPr>
                <w:rFonts w:hint="eastAsia"/>
              </w:rPr>
            </w:pPr>
            <w:r>
              <w:t>（四）技术适配与证据组织</w:t>
            </w:r>
          </w:p>
          <w:p w14:paraId="08D84057" w14:textId="77777777" w:rsidR="005F273F" w:rsidRDefault="005F273F">
            <w:pPr>
              <w:pStyle w:val="ReportBody"/>
              <w:snapToGrid w:val="0"/>
              <w:rPr>
                <w:rFonts w:hint="eastAsia"/>
              </w:rPr>
            </w:pPr>
            <w:r>
              <w:t>本项目将近期兴趣、较长时间偏好及计划证据共同纳入特征。7天窗口反映近期变化，30天与60天窗口提供背景，14天半衰期衰减使较新行为具有更高权重。窗口设置是可解释的工程配置，其优越性仍需参数分析验证。机器学习负责识别特征组合，近期规则保留为比较基线，以检验复杂模型是否带来足够收益。</w:t>
            </w:r>
          </w:p>
          <w:p w14:paraId="6B28F968" w14:textId="77777777" w:rsidR="005F273F" w:rsidRDefault="005F273F">
            <w:pPr>
              <w:pStyle w:val="ReportBody"/>
              <w:snapToGrid w:val="0"/>
              <w:rPr>
                <w:rFonts w:hint="eastAsia"/>
              </w:rPr>
            </w:pPr>
            <w:r>
              <w:t>生成式人工智能用于需求理解和表达，航班、日期及价格仍须逐项核验。基于幻觉研究，本项目采用结构化事实卡、固定事实槽位与审核，不让模型推断可售条件或改写旅客约束。</w:t>
            </w:r>
          </w:p>
          <w:p w14:paraId="1DF506A4" w14:textId="77777777" w:rsidR="005F273F" w:rsidRDefault="005F273F">
            <w:pPr>
              <w:pStyle w:val="af1"/>
              <w:snapToGrid w:val="0"/>
              <w:rPr>
                <w:rFonts w:hint="eastAsia"/>
              </w:rPr>
            </w:pPr>
            <w:bookmarkStart w:id="8" w:name="_Toc243171051"/>
            <w:bookmarkStart w:id="9" w:name="_Toc243173606"/>
            <w:r>
              <w:t>三</w:t>
            </w:r>
            <w:r>
              <w:rPr>
                <w:rFonts w:hint="eastAsia"/>
              </w:rPr>
              <w:t>、</w:t>
            </w:r>
            <w:r>
              <w:t>研究结论</w:t>
            </w:r>
            <w:bookmarkEnd w:id="8"/>
            <w:bookmarkEnd w:id="9"/>
          </w:p>
          <w:p w14:paraId="5C0C7ECB" w14:textId="77777777" w:rsidR="005F273F" w:rsidRDefault="005F273F">
            <w:pPr>
              <w:pStyle w:val="ReportBody"/>
              <w:snapToGrid w:val="0"/>
              <w:rPr>
                <w:rFonts w:hint="eastAsia"/>
              </w:rPr>
            </w:pPr>
            <w:r>
              <w:t>企业诊断将方案重点收敛到三项决策：依据近期行为选择人群，依据产品条件形成候选，依据有效审核执行活动。东航已有会员营销与AI服务基础，新增系统应服务于这些具体任务，并以增量净贡献判断投入价值。完整资料对应关系见附录六。</w:t>
            </w:r>
          </w:p>
          <w:p w14:paraId="66691AF2" w14:textId="77777777" w:rsidR="005F273F" w:rsidRDefault="005F273F">
            <w:pPr>
              <w:pStyle w:val="ReportCaption"/>
              <w:snapToGrid w:val="0"/>
              <w:jc w:val="center"/>
            </w:pPr>
            <w:r>
              <w:t>表</w:t>
            </w:r>
            <w:r>
              <w:t xml:space="preserve">3 </w:t>
            </w:r>
            <w:r>
              <w:t>诊断依据与方案回应</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268"/>
              <w:gridCol w:w="4025"/>
              <w:gridCol w:w="3005"/>
            </w:tblGrid>
            <w:tr w:rsidR="002D5F05" w14:paraId="1C4C94CE" w14:textId="77777777" w:rsidTr="00320082">
              <w:trPr>
                <w:cantSplit/>
                <w:tblHeader/>
                <w:jc w:val="center"/>
              </w:trPr>
              <w:tc>
                <w:tcPr>
                  <w:tcW w:w="2268"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693B90A6" w14:textId="77777777" w:rsidR="005F273F" w:rsidRDefault="005F273F" w:rsidP="00320082">
                  <w:pPr>
                    <w:keepNext/>
                    <w:spacing w:line="276" w:lineRule="auto"/>
                    <w:jc w:val="center"/>
                  </w:pPr>
                  <w:r>
                    <w:rPr>
                      <w:color w:val="000000"/>
                      <w:sz w:val="20"/>
                    </w:rPr>
                    <w:t>决策问题</w:t>
                  </w:r>
                </w:p>
              </w:tc>
              <w:tc>
                <w:tcPr>
                  <w:tcW w:w="4025"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2D292F3C" w14:textId="77777777" w:rsidR="005F273F" w:rsidRDefault="005F273F" w:rsidP="00320082">
                  <w:pPr>
                    <w:keepNext/>
                    <w:spacing w:line="276" w:lineRule="auto"/>
                    <w:jc w:val="center"/>
                  </w:pPr>
                  <w:r>
                    <w:rPr>
                      <w:color w:val="000000"/>
                      <w:sz w:val="20"/>
                    </w:rPr>
                    <w:t>证据及判断</w:t>
                  </w:r>
                </w:p>
              </w:tc>
              <w:tc>
                <w:tcPr>
                  <w:tcW w:w="3005"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2005DF19" w14:textId="77777777" w:rsidR="005F273F" w:rsidRDefault="005F273F" w:rsidP="00320082">
                  <w:pPr>
                    <w:keepNext/>
                    <w:spacing w:line="276" w:lineRule="auto"/>
                    <w:jc w:val="center"/>
                  </w:pPr>
                  <w:r>
                    <w:rPr>
                      <w:color w:val="000000"/>
                      <w:sz w:val="20"/>
                    </w:rPr>
                    <w:t>方案回应</w:t>
                  </w:r>
                </w:p>
              </w:tc>
            </w:tr>
            <w:tr w:rsidR="002D5F05" w14:paraId="2B6BA251" w14:textId="77777777">
              <w:trPr>
                <w:cantSplit/>
                <w:jc w:val="center"/>
              </w:trPr>
              <w:tc>
                <w:tcPr>
                  <w:tcW w:w="2268"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40F56AB1" w14:textId="77777777" w:rsidR="005F273F" w:rsidRDefault="005F273F">
                  <w:pPr>
                    <w:keepNext/>
                    <w:spacing w:line="276" w:lineRule="auto"/>
                    <w:jc w:val="center"/>
                  </w:pPr>
                  <w:r>
                    <w:rPr>
                      <w:color w:val="000000"/>
                      <w:sz w:val="20"/>
                    </w:rPr>
                    <w:t>如何识别正在变化的需求</w:t>
                  </w:r>
                </w:p>
              </w:tc>
              <w:tc>
                <w:tcPr>
                  <w:tcW w:w="402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220AE98F" w14:textId="77777777" w:rsidR="005F273F" w:rsidRDefault="005F273F">
                  <w:pPr>
                    <w:keepNext/>
                    <w:spacing w:line="276" w:lineRule="auto"/>
                    <w:jc w:val="center"/>
                  </w:pPr>
                  <w:r>
                    <w:rPr>
                      <w:color w:val="000000"/>
                      <w:sz w:val="20"/>
                    </w:rPr>
                    <w:t>命题要求捕捉购票前意向；冻结测试显示近期信息有用</w:t>
                  </w:r>
                </w:p>
              </w:tc>
              <w:tc>
                <w:tcPr>
                  <w:tcW w:w="300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17AEE3F3" w14:textId="77777777" w:rsidR="005F273F" w:rsidRDefault="005F273F">
                  <w:pPr>
                    <w:keepNext/>
                    <w:spacing w:line="276" w:lineRule="auto"/>
                    <w:jc w:val="center"/>
                  </w:pPr>
                  <w:r>
                    <w:rPr>
                      <w:color w:val="000000"/>
                      <w:sz w:val="20"/>
                    </w:rPr>
                    <w:t>多时间窗画像，保留截点、行为来源及近期规则基线</w:t>
                  </w:r>
                </w:p>
              </w:tc>
            </w:tr>
            <w:tr w:rsidR="002D5F05" w14:paraId="1C5AAD0E"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5B3ECA60" w14:textId="77777777" w:rsidR="005F273F" w:rsidRDefault="005F273F">
                  <w:pPr>
                    <w:keepNext/>
                    <w:spacing w:line="276" w:lineRule="auto"/>
                    <w:jc w:val="center"/>
                  </w:pPr>
                  <w:r>
                    <w:rPr>
                      <w:color w:val="000000"/>
                      <w:sz w:val="20"/>
                    </w:rPr>
                    <w:t>如何将兴趣转为可用候选</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12E6B39F" w14:textId="77777777" w:rsidR="005F273F" w:rsidRDefault="005F273F">
                  <w:pPr>
                    <w:keepNext/>
                    <w:spacing w:line="276" w:lineRule="auto"/>
                    <w:jc w:val="center"/>
                  </w:pPr>
                  <w:r>
                    <w:rPr>
                      <w:color w:val="000000"/>
                      <w:sz w:val="20"/>
                    </w:rPr>
                    <w:t>目的地兴趣不能证明城市、日期、预算同时满足</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3785A012" w14:textId="77777777" w:rsidR="005F273F" w:rsidRDefault="005F273F">
                  <w:pPr>
                    <w:keepNext/>
                    <w:spacing w:line="276" w:lineRule="auto"/>
                    <w:jc w:val="center"/>
                  </w:pPr>
                  <w:r>
                    <w:rPr>
                      <w:color w:val="000000"/>
                      <w:sz w:val="20"/>
                    </w:rPr>
                    <w:t>先排序再执行硬约束，保留无匹配原因</w:t>
                  </w:r>
                </w:p>
              </w:tc>
            </w:tr>
            <w:tr w:rsidR="002D5F05" w14:paraId="51FDA349"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5DADB5BF" w14:textId="77777777" w:rsidR="005F273F" w:rsidRDefault="005F273F">
                  <w:pPr>
                    <w:keepNext/>
                    <w:spacing w:line="276" w:lineRule="auto"/>
                    <w:jc w:val="center"/>
                  </w:pPr>
                  <w:r>
                    <w:rPr>
                      <w:color w:val="000000"/>
                      <w:sz w:val="20"/>
                    </w:rPr>
                    <w:t>如何使生成内容可以核验</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6C223B0C" w14:textId="77777777" w:rsidR="005F273F" w:rsidRDefault="005F273F">
                  <w:pPr>
                    <w:keepNext/>
                    <w:spacing w:line="276" w:lineRule="auto"/>
                    <w:jc w:val="center"/>
                  </w:pPr>
                  <w:r>
                    <w:rPr>
                      <w:color w:val="000000"/>
                      <w:sz w:val="20"/>
                    </w:rPr>
                    <w:t>生成风险研究与原型变更流程支持事实和版本管理</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78403351" w14:textId="77777777" w:rsidR="005F273F" w:rsidRDefault="005F273F">
                  <w:pPr>
                    <w:keepNext/>
                    <w:spacing w:line="276" w:lineRule="auto"/>
                    <w:jc w:val="center"/>
                  </w:pPr>
                  <w:r>
                    <w:rPr>
                      <w:color w:val="000000"/>
                      <w:sz w:val="20"/>
                    </w:rPr>
                    <w:t>事实卡、素材版本、名单冻结及变更后重审</w:t>
                  </w:r>
                </w:p>
              </w:tc>
            </w:tr>
            <w:tr w:rsidR="002D5F05" w14:paraId="566D412E" w14:textId="77777777">
              <w:trPr>
                <w:cantSplit/>
                <w:jc w:val="center"/>
              </w:trPr>
              <w:tc>
                <w:tcPr>
                  <w:tcW w:w="2268"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0A6E00EA" w14:textId="77777777" w:rsidR="005F273F" w:rsidRDefault="005F273F">
                  <w:pPr>
                    <w:spacing w:line="276" w:lineRule="auto"/>
                    <w:jc w:val="center"/>
                  </w:pPr>
                  <w:r>
                    <w:rPr>
                      <w:color w:val="000000"/>
                      <w:sz w:val="20"/>
                    </w:rPr>
                    <w:t>是否值得扩大投入</w:t>
                  </w:r>
                </w:p>
              </w:tc>
              <w:tc>
                <w:tcPr>
                  <w:tcW w:w="4025"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3925B8DF" w14:textId="77777777" w:rsidR="005F273F" w:rsidRDefault="005F273F">
                  <w:pPr>
                    <w:spacing w:line="276" w:lineRule="auto"/>
                    <w:jc w:val="center"/>
                  </w:pPr>
                  <w:r>
                    <w:rPr>
                      <w:color w:val="000000"/>
                      <w:sz w:val="20"/>
                    </w:rPr>
                    <w:t>企业公开披露存在成本约束；本项目尚无真实增量</w:t>
                  </w:r>
                </w:p>
              </w:tc>
              <w:tc>
                <w:tcPr>
                  <w:tcW w:w="3005"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77320EC3" w14:textId="77777777" w:rsidR="005F273F" w:rsidRDefault="005F273F">
                  <w:pPr>
                    <w:spacing w:line="276" w:lineRule="auto"/>
                    <w:jc w:val="center"/>
                  </w:pPr>
                  <w:r>
                    <w:rPr>
                      <w:color w:val="000000"/>
                      <w:sz w:val="20"/>
                    </w:rPr>
                    <w:t>分层评价、小范围授权试点与盈亏平衡检验</w:t>
                  </w:r>
                </w:p>
              </w:tc>
            </w:tr>
          </w:tbl>
          <w:p w14:paraId="386A62BE" w14:textId="77777777" w:rsidR="005F273F" w:rsidRDefault="005F273F"/>
        </w:tc>
      </w:tr>
    </w:tbl>
    <w:p w14:paraId="10883D16" w14:textId="77777777" w:rsidR="00D81396" w:rsidRDefault="005F273F">
      <w:pPr>
        <w:pStyle w:val="af0"/>
        <w:pageBreakBefore/>
        <w:snapToGrid w:val="0"/>
        <w:rPr>
          <w:rFonts w:hint="eastAsia"/>
        </w:rPr>
      </w:pPr>
      <w:bookmarkStart w:id="10" w:name="_Toc243173607"/>
      <w:r>
        <w:lastRenderedPageBreak/>
        <w:t>第三部分：管理决策建议与解决方案</w:t>
      </w:r>
      <w:bookmarkEnd w:id="10"/>
    </w:p>
    <w:tbl>
      <w:tblPr>
        <w:tblW w:w="0" w:type="auto"/>
        <w:tblInd w:w="-7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9540"/>
      </w:tblGrid>
      <w:tr w:rsidR="00D81396" w14:paraId="7DE70EFE" w14:textId="77777777">
        <w:tc>
          <w:tcPr>
            <w:tcW w:w="9540" w:type="dxa"/>
          </w:tcPr>
          <w:p w14:paraId="559C40D2" w14:textId="77777777" w:rsidR="005F273F" w:rsidRDefault="005F273F">
            <w:pPr>
              <w:pStyle w:val="af1"/>
              <w:snapToGrid w:val="0"/>
              <w:rPr>
                <w:rFonts w:hint="eastAsia"/>
              </w:rPr>
            </w:pPr>
            <w:bookmarkStart w:id="11" w:name="_Toc243171053"/>
            <w:bookmarkStart w:id="12" w:name="_Toc243173608"/>
            <w:r>
              <w:t>一</w:t>
            </w:r>
            <w:r>
              <w:rPr>
                <w:rFonts w:hint="eastAsia"/>
              </w:rPr>
              <w:t>、</w:t>
            </w:r>
            <w:r>
              <w:t>管理决策建议</w:t>
            </w:r>
            <w:bookmarkEnd w:id="11"/>
            <w:bookmarkEnd w:id="12"/>
          </w:p>
          <w:p w14:paraId="666F8B3C" w14:textId="77777777" w:rsidR="005F273F" w:rsidRDefault="005F273F">
            <w:pPr>
              <w:pStyle w:val="af2"/>
              <w:snapToGrid w:val="0"/>
              <w:rPr>
                <w:rFonts w:hint="eastAsia"/>
              </w:rPr>
            </w:pPr>
            <w:r>
              <w:t>（一）按节假日任务组织需求洞察</w:t>
            </w:r>
          </w:p>
          <w:p w14:paraId="603D598E" w14:textId="77777777" w:rsidR="005F273F" w:rsidRDefault="005F273F">
            <w:pPr>
              <w:pStyle w:val="ReportBody"/>
              <w:snapToGrid w:val="0"/>
              <w:rPr>
                <w:rFonts w:hint="eastAsia"/>
              </w:rPr>
            </w:pPr>
            <w:r>
              <w:t>建议由营销人员先确定假期、客源区域、目标目的地和活动目标，再形成候选人群。系统将关注主题、近期变化、计划和预算证据分别展示，帮助人员判断“是否值得进一步了解”而不是直接决定销售承诺。同一用户在不同时间可能进入不同活动，应保留当时的画像截点，避免用后来的行为解释过去的名单。</w:t>
            </w:r>
          </w:p>
          <w:p w14:paraId="2CA197D8" w14:textId="77777777" w:rsidR="005F273F" w:rsidRDefault="005F273F">
            <w:pPr>
              <w:pStyle w:val="ReportBody"/>
              <w:snapToGrid w:val="0"/>
              <w:rPr>
                <w:rFonts w:hint="eastAsia"/>
              </w:rPr>
            </w:pPr>
            <w:r>
              <w:t>人群筛选需要兼顾规模和证据强度。提高门槛可能减少无关触达，也可能漏掉行为稀疏但有真实需求的旅客；扩大名单则增加审核和渠道成本。营销人员应比较不同门槛下的人数、匹配比例和证据缺失情况，在资源约束内确定活动，而不只追求覆盖人数。对于未知预算或计划缺失的对象，可先进行服务性信息提供或需求确认，其具体方式应在企业授权试点中确定。</w:t>
            </w:r>
          </w:p>
          <w:p w14:paraId="4E4B0B97" w14:textId="77777777" w:rsidR="005F273F" w:rsidRDefault="005F273F">
            <w:pPr>
              <w:pStyle w:val="af2"/>
              <w:snapToGrid w:val="0"/>
              <w:rPr>
                <w:rFonts w:hint="eastAsia"/>
              </w:rPr>
            </w:pPr>
            <w:r>
              <w:t>（二）将产品核验置于执行之前</w:t>
            </w:r>
          </w:p>
          <w:p w14:paraId="30087CB1" w14:textId="77777777" w:rsidR="005F273F" w:rsidRDefault="005F273F">
            <w:pPr>
              <w:pStyle w:val="ReportBody"/>
              <w:snapToGrid w:val="0"/>
              <w:rPr>
                <w:rFonts w:hint="eastAsia"/>
              </w:rPr>
            </w:pPr>
            <w:r>
              <w:t>画像推荐与产品核验保持相邻而独立。需求方法给出值得关注的目的地，产品环节核对本人指定及排除航司、精确日期、预算口径、中转与耗时。当前个人网页只读取联网返回的航班和报价，不以2024年票价补缺；历史工作簿仅保留作训练与离线回放。报价还需在购票时重新确认库存、时效及适用条件。</w:t>
            </w:r>
          </w:p>
          <w:p w14:paraId="50A46E2A" w14:textId="77777777" w:rsidR="005F273F" w:rsidRDefault="005F273F">
            <w:pPr>
              <w:pStyle w:val="ReportBody"/>
              <w:snapToGrid w:val="0"/>
              <w:rPr>
                <w:rFonts w:hint="eastAsia"/>
              </w:rPr>
            </w:pPr>
            <w:r>
              <w:t>无匹配结果应作为决策信息保留。若某目的地关注高而可用产品少，可以讨论活动时点或供给条件；若只是预算缺失，则需要补充需求证据。不同原因对应不同管理动作，不宜统一归为算法失败。对未来可能开展的航线与库存分析，还应结合剩余座位和订单替代效应，避免在本可自然售出的高需求航班上追加无效优惠。</w:t>
            </w:r>
          </w:p>
          <w:p w14:paraId="4F230F42" w14:textId="77777777" w:rsidR="005F273F" w:rsidRDefault="005F273F">
            <w:pPr>
              <w:pStyle w:val="af2"/>
              <w:snapToGrid w:val="0"/>
              <w:rPr>
                <w:rFonts w:hint="eastAsia"/>
              </w:rPr>
            </w:pPr>
            <w:r>
              <w:t>（三）明确审核责任与变更规则</w:t>
            </w:r>
          </w:p>
          <w:p w14:paraId="0F0D3431" w14:textId="77777777" w:rsidR="005F273F" w:rsidRDefault="005F273F">
            <w:pPr>
              <w:pStyle w:val="ReportBody"/>
              <w:snapToGrid w:val="0"/>
              <w:rPr>
                <w:rFonts w:hint="eastAsia"/>
              </w:rPr>
            </w:pPr>
            <w:r>
              <w:t>营销人员负责活动目标和名单，产品岗位核验事实，审核人员确认表达与说明，数据岗位维护版本和异常。当前双端已实现账号登录、角色校验和稳定用户编号，个人偏好与方案按账号归属。生产级审批分离、多租户治理及组织责任仍待企业实施，不能以本地审</w:t>
            </w:r>
            <w:r>
              <w:lastRenderedPageBreak/>
              <w:t>核按钮替代完整治理。</w:t>
            </w:r>
          </w:p>
          <w:p w14:paraId="0897EDC8" w14:textId="77777777" w:rsidR="005F273F" w:rsidRDefault="005F273F">
            <w:pPr>
              <w:pStyle w:val="ReportBody"/>
              <w:snapToGrid w:val="0"/>
              <w:rPr>
                <w:rFonts w:hint="eastAsia"/>
              </w:rPr>
            </w:pPr>
            <w:r>
              <w:t>审批对象应同时包含名单版本和素材版本。名单发生变化，需要重新判断内容适用性；文案改动涉及事实或适用条件，也应重新审核。项目将变更后审批失效纳入原型流程，使“某份素材曾经通过审核”转化为“实际待执行的版本具备有效审核记录”，从而降低协作中的信息错位。</w:t>
            </w:r>
          </w:p>
          <w:p w14:paraId="4789CB0D" w14:textId="77777777" w:rsidR="005F273F" w:rsidRDefault="005F273F">
            <w:pPr>
              <w:pStyle w:val="af2"/>
              <w:snapToGrid w:val="0"/>
              <w:rPr>
                <w:rFonts w:hint="eastAsia"/>
              </w:rPr>
            </w:pPr>
            <w:r>
              <w:t>（四）建立分层评价与停止条件</w:t>
            </w:r>
          </w:p>
          <w:p w14:paraId="0C3F90CF" w14:textId="77777777" w:rsidR="005F273F" w:rsidRDefault="005F273F">
            <w:pPr>
              <w:pStyle w:val="ReportBody"/>
              <w:snapToGrid w:val="0"/>
              <w:rPr>
                <w:rFonts w:hint="eastAsia"/>
              </w:rPr>
            </w:pPr>
            <w:r>
              <w:t>建议分别管理预测质量、素材质量、人员任务效率和真实业务增量。前两者回答技术输出是否可用，人员评价回答流程是否帮助工作，业务对照回答是否产生值得投入的新增贡献。任何一层出现问题，都应先定位原因，再决定是否扩展规模。</w:t>
            </w:r>
          </w:p>
          <w:p w14:paraId="7DA31BEE" w14:textId="77777777" w:rsidR="005F273F" w:rsidRDefault="005F273F">
            <w:pPr>
              <w:pStyle w:val="ReportBody"/>
              <w:snapToGrid w:val="0"/>
              <w:rPr>
                <w:rFonts w:hint="eastAsia"/>
              </w:rPr>
            </w:pPr>
            <w:r>
              <w:t>活动还应设置频次、退订、投诉和事实错误的停止条件。收益指标不能掩盖服务质量下降，模型置信度也不能覆盖明确的用户拒绝。具体阈值需由企业结合业务和服务要求事先确定，并与评价计划一同登记，避免观察结果后再改变成功标准。</w:t>
            </w:r>
          </w:p>
          <w:p w14:paraId="75736548" w14:textId="77777777" w:rsidR="005F273F" w:rsidRDefault="005F273F">
            <w:pPr>
              <w:pStyle w:val="af1"/>
              <w:snapToGrid w:val="0"/>
              <w:rPr>
                <w:rFonts w:hint="eastAsia"/>
              </w:rPr>
            </w:pPr>
            <w:bookmarkStart w:id="13" w:name="_Toc243171054"/>
            <w:bookmarkStart w:id="14" w:name="_Toc243173609"/>
            <w:r>
              <w:t>二</w:t>
            </w:r>
            <w:r>
              <w:rPr>
                <w:rFonts w:hint="eastAsia"/>
              </w:rPr>
              <w:t>、</w:t>
            </w:r>
            <w:r>
              <w:t>数智商业解决方案</w:t>
            </w:r>
            <w:bookmarkEnd w:id="13"/>
            <w:bookmarkEnd w:id="14"/>
          </w:p>
          <w:p w14:paraId="670163AE" w14:textId="77777777" w:rsidR="005F273F" w:rsidRDefault="005F273F">
            <w:pPr>
              <w:pStyle w:val="af2"/>
              <w:snapToGrid w:val="0"/>
              <w:rPr>
                <w:rFonts w:hint="eastAsia"/>
              </w:rPr>
            </w:pPr>
            <w:r>
              <w:t>（一）商业方案与价值交付</w:t>
            </w:r>
          </w:p>
          <w:p w14:paraId="3B59F309" w14:textId="77777777" w:rsidR="005F273F" w:rsidRDefault="005F273F">
            <w:pPr>
              <w:pStyle w:val="ReportBody"/>
              <w:snapToGrid w:val="0"/>
              <w:rPr>
                <w:rFonts w:hint="eastAsia"/>
              </w:rPr>
            </w:pPr>
            <w:r>
              <w:t>华翼朝阳面向个人旅客和营销人员。旅客登录后自报需求、核对模型草稿、获取行程并查询当前航班，可自主选择匿名共享；营销人员仅查看仍同意共享的真实客群，组织活动和核验素材。数据、产品与审核岗位协同。系统把证据、条件和状态放在同一任务中，是否减少工时或提高购票转化仍需另行评价。</w:t>
            </w:r>
          </w:p>
          <w:p w14:paraId="04CD7E89" w14:textId="77777777" w:rsidR="005F273F" w:rsidRDefault="005F273F">
            <w:pPr>
              <w:pStyle w:val="ReportBody"/>
              <w:snapToGrid w:val="0"/>
              <w:rPr>
                <w:rFonts w:hint="eastAsia"/>
              </w:rPr>
            </w:pPr>
            <w:r>
              <w:t>当前流程从“旅行方案”核对已共享的本人方案，在“需求洞察”和“潜客与画像”限定样本并筛选、创建活动，经“航线与策略”检查约束，在“创意工坊”生成并逐项审核素材，随后到“渠道触达”准备匿名本地执行包，最后在“效果复盘”观察后续自然行为及封存预测。活动、素材和审核保存版本；名单偏好或授权变化后原审核失效。</w:t>
            </w:r>
          </w:p>
          <w:p w14:paraId="5A7BEE36" w14:textId="77777777" w:rsidR="005F273F" w:rsidRDefault="005F273F">
            <w:pPr>
              <w:pStyle w:val="ReportBody"/>
              <w:snapToGrid w:val="0"/>
              <w:rPr>
                <w:rFonts w:hint="eastAsia"/>
              </w:rPr>
            </w:pPr>
            <w:r>
              <w:t>平台已实现个人账号、角色校验、本地4B推理和联网航班查询，并支持活动名单、素材审核和本地执行包管理。企业试点需要进一步对接可售产品、营销渠道及订单系统，建立审批、监控和备份机制。功能验证和模拟案例用于评估原型的可用性，商业价值则通过后续试点检验。</w:t>
            </w:r>
          </w:p>
          <w:p w14:paraId="5F6E8068" w14:textId="77777777" w:rsidR="00D81396" w:rsidRDefault="005F273F">
            <w:pPr>
              <w:pStyle w:val="ReportBody"/>
              <w:snapToGrid w:val="0"/>
              <w:rPr>
                <w:rFonts w:hint="eastAsia"/>
              </w:rPr>
            </w:pPr>
            <w:r>
              <w:t>企业使用本方案时，价值交付分为三项：将旅客已确认的服务条件交给营销岗位，将</w:t>
            </w:r>
            <w:r>
              <w:lastRenderedPageBreak/>
              <w:t>活动名单与可核验素材交给审核岗位，将冻结预测与后续反馈交给分析岗位。旅客获得可比较的行程与费用信息，营销人员获得可追溯的活动准备依据。企业可先作为内部营销辅助工具使用，按一个节假日、三个目的地和一组明确计划用户开展小规模验证，再决定是否投入产品接口和正式渠道。</w:t>
            </w:r>
          </w:p>
          <w:p w14:paraId="2D40FA1D" w14:textId="77777777" w:rsidR="00D81396" w:rsidRDefault="005F273F">
            <w:pPr>
              <w:pStyle w:val="ReportBody"/>
              <w:snapToGrid w:val="0"/>
              <w:rPr>
                <w:rFonts w:hint="eastAsia"/>
              </w:rPr>
            </w:pPr>
            <w:r>
              <w:t>岗位分工与交付物相对应：营销人员确定目标及筛选依据，产品岗位核对航班和价格时效，内容审核岗位确认待执行版本，数据岗位复核指标与分母。当前Demo由程序回放审核步骤；正式试点应由指定人员履行上述责任，名单、偏好、产品或素材变化后重新确认。</w:t>
            </w:r>
          </w:p>
          <w:p w14:paraId="30C7E654" w14:textId="77777777" w:rsidR="005F273F" w:rsidRDefault="005F273F">
            <w:pPr>
              <w:pStyle w:val="ReportCaption"/>
              <w:snapToGrid w:val="0"/>
              <w:jc w:val="center"/>
            </w:pPr>
            <w:r>
              <w:t>表</w:t>
            </w:r>
            <w:r>
              <w:t xml:space="preserve">4 </w:t>
            </w:r>
            <w:r>
              <w:t>业务阶段及其可检查输出</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268"/>
              <w:gridCol w:w="4025"/>
              <w:gridCol w:w="3005"/>
            </w:tblGrid>
            <w:tr w:rsidR="002D5F05" w14:paraId="4771261B" w14:textId="77777777" w:rsidTr="00320082">
              <w:trPr>
                <w:cantSplit/>
                <w:tblHeader/>
                <w:jc w:val="center"/>
              </w:trPr>
              <w:tc>
                <w:tcPr>
                  <w:tcW w:w="2268"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7FDBFC67" w14:textId="77777777" w:rsidR="005F273F" w:rsidRDefault="005F273F" w:rsidP="00320082">
                  <w:pPr>
                    <w:keepNext/>
                    <w:spacing w:line="276" w:lineRule="auto"/>
                    <w:jc w:val="center"/>
                  </w:pPr>
                  <w:r>
                    <w:rPr>
                      <w:color w:val="000000"/>
                      <w:sz w:val="20"/>
                    </w:rPr>
                    <w:t>阶段</w:t>
                  </w:r>
                </w:p>
              </w:tc>
              <w:tc>
                <w:tcPr>
                  <w:tcW w:w="4025"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356EFE18" w14:textId="77777777" w:rsidR="005F273F" w:rsidRDefault="005F273F" w:rsidP="00320082">
                  <w:pPr>
                    <w:keepNext/>
                    <w:spacing w:line="276" w:lineRule="auto"/>
                    <w:jc w:val="center"/>
                  </w:pPr>
                  <w:r>
                    <w:rPr>
                      <w:color w:val="000000"/>
                      <w:sz w:val="20"/>
                    </w:rPr>
                    <w:t>主要任务</w:t>
                  </w:r>
                </w:p>
              </w:tc>
              <w:tc>
                <w:tcPr>
                  <w:tcW w:w="3005"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7E16B02A" w14:textId="77777777" w:rsidR="005F273F" w:rsidRDefault="005F273F" w:rsidP="00320082">
                  <w:pPr>
                    <w:keepNext/>
                    <w:spacing w:line="276" w:lineRule="auto"/>
                    <w:jc w:val="center"/>
                  </w:pPr>
                  <w:r>
                    <w:rPr>
                      <w:color w:val="000000"/>
                      <w:sz w:val="20"/>
                    </w:rPr>
                    <w:t>可检查输出</w:t>
                  </w:r>
                </w:p>
              </w:tc>
            </w:tr>
            <w:tr w:rsidR="002D5F05" w14:paraId="61FB3059" w14:textId="77777777">
              <w:trPr>
                <w:cantSplit/>
                <w:jc w:val="center"/>
              </w:trPr>
              <w:tc>
                <w:tcPr>
                  <w:tcW w:w="2268"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5ACFB48C" w14:textId="77777777" w:rsidR="005F273F" w:rsidRDefault="005F273F">
                  <w:pPr>
                    <w:keepNext/>
                    <w:spacing w:line="276" w:lineRule="auto"/>
                    <w:jc w:val="center"/>
                  </w:pPr>
                  <w:r>
                    <w:rPr>
                      <w:color w:val="000000"/>
                      <w:sz w:val="20"/>
                    </w:rPr>
                    <w:t>需求洞察</w:t>
                  </w:r>
                </w:p>
              </w:tc>
              <w:tc>
                <w:tcPr>
                  <w:tcW w:w="402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6D4E376C" w14:textId="77777777" w:rsidR="005F273F" w:rsidRDefault="005F273F">
                  <w:pPr>
                    <w:keepNext/>
                    <w:spacing w:line="276" w:lineRule="auto"/>
                    <w:jc w:val="center"/>
                  </w:pPr>
                  <w:r>
                    <w:rPr>
                      <w:color w:val="000000"/>
                      <w:sz w:val="20"/>
                    </w:rPr>
                    <w:t>设定假期、区域和筛选条件</w:t>
                  </w:r>
                </w:p>
              </w:tc>
              <w:tc>
                <w:tcPr>
                  <w:tcW w:w="300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6CB11EE5" w14:textId="77777777" w:rsidR="005F273F" w:rsidRDefault="005F273F">
                  <w:pPr>
                    <w:keepNext/>
                    <w:spacing w:line="276" w:lineRule="auto"/>
                    <w:jc w:val="center"/>
                  </w:pPr>
                  <w:r>
                    <w:rPr>
                      <w:color w:val="000000"/>
                      <w:sz w:val="20"/>
                    </w:rPr>
                    <w:t>截点、筛选条件及候选规模</w:t>
                  </w:r>
                </w:p>
              </w:tc>
            </w:tr>
            <w:tr w:rsidR="002D5F05" w14:paraId="5D1366AC"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7C7ABB97" w14:textId="77777777" w:rsidR="005F273F" w:rsidRDefault="005F273F">
                  <w:pPr>
                    <w:keepNext/>
                    <w:spacing w:line="276" w:lineRule="auto"/>
                    <w:jc w:val="center"/>
                  </w:pPr>
                  <w:r>
                    <w:rPr>
                      <w:color w:val="000000"/>
                      <w:sz w:val="20"/>
                    </w:rPr>
                    <w:t>潜客与画像</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0B7B9A54" w14:textId="77777777" w:rsidR="005F273F" w:rsidRDefault="005F273F">
                  <w:pPr>
                    <w:keepNext/>
                    <w:spacing w:line="276" w:lineRule="auto"/>
                    <w:jc w:val="center"/>
                  </w:pPr>
                  <w:r>
                    <w:rPr>
                      <w:color w:val="000000"/>
                      <w:sz w:val="20"/>
                    </w:rPr>
                    <w:t>查看依据并确定活动人群</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1FDC2F68" w14:textId="77777777" w:rsidR="005F273F" w:rsidRDefault="005F273F">
                  <w:pPr>
                    <w:keepNext/>
                    <w:spacing w:line="276" w:lineRule="auto"/>
                    <w:jc w:val="center"/>
                  </w:pPr>
                  <w:r>
                    <w:rPr>
                      <w:color w:val="000000"/>
                      <w:sz w:val="20"/>
                    </w:rPr>
                    <w:t>行为证据与冻结名单版本</w:t>
                  </w:r>
                </w:p>
              </w:tc>
            </w:tr>
            <w:tr w:rsidR="002D5F05" w14:paraId="59D61EDF"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4C56AFAC" w14:textId="77777777" w:rsidR="005F273F" w:rsidRDefault="005F273F">
                  <w:pPr>
                    <w:keepNext/>
                    <w:spacing w:line="276" w:lineRule="auto"/>
                    <w:jc w:val="center"/>
                  </w:pPr>
                  <w:r>
                    <w:rPr>
                      <w:color w:val="000000"/>
                      <w:sz w:val="20"/>
                    </w:rPr>
                    <w:t>航线与策略</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349E357F" w14:textId="77777777" w:rsidR="005F273F" w:rsidRDefault="005F273F">
                  <w:pPr>
                    <w:keepNext/>
                    <w:spacing w:line="276" w:lineRule="auto"/>
                    <w:jc w:val="center"/>
                  </w:pPr>
                  <w:r>
                    <w:rPr>
                      <w:color w:val="000000"/>
                      <w:sz w:val="20"/>
                    </w:rPr>
                    <w:t>核对城市、日期和预算</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34772513" w14:textId="77777777" w:rsidR="005F273F" w:rsidRDefault="005F273F">
                  <w:pPr>
                    <w:keepNext/>
                    <w:spacing w:line="276" w:lineRule="auto"/>
                    <w:jc w:val="center"/>
                  </w:pPr>
                  <w:r>
                    <w:rPr>
                      <w:color w:val="000000"/>
                      <w:sz w:val="20"/>
                    </w:rPr>
                    <w:t>当前联网结果、时效及无匹配原因</w:t>
                  </w:r>
                </w:p>
              </w:tc>
            </w:tr>
            <w:tr w:rsidR="002D5F05" w14:paraId="18723FD5"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066B2A1B" w14:textId="77777777" w:rsidR="005F273F" w:rsidRDefault="005F273F">
                  <w:pPr>
                    <w:keepNext/>
                    <w:spacing w:line="276" w:lineRule="auto"/>
                    <w:jc w:val="center"/>
                  </w:pPr>
                  <w:r>
                    <w:rPr>
                      <w:color w:val="000000"/>
                      <w:sz w:val="20"/>
                    </w:rPr>
                    <w:t>创意生成与审核</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583B0029" w14:textId="77777777" w:rsidR="005F273F" w:rsidRDefault="005F273F">
                  <w:pPr>
                    <w:keepNext/>
                    <w:spacing w:line="276" w:lineRule="auto"/>
                    <w:jc w:val="center"/>
                  </w:pPr>
                  <w:r>
                    <w:rPr>
                      <w:color w:val="000000"/>
                      <w:sz w:val="20"/>
                    </w:rPr>
                    <w:t>形成素材并核验事实</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6A820121" w14:textId="77777777" w:rsidR="005F273F" w:rsidRDefault="005F273F">
                  <w:pPr>
                    <w:keepNext/>
                    <w:spacing w:line="276" w:lineRule="auto"/>
                    <w:jc w:val="center"/>
                  </w:pPr>
                  <w:r>
                    <w:rPr>
                      <w:color w:val="000000"/>
                      <w:sz w:val="20"/>
                    </w:rPr>
                    <w:t>事实卡、素材版本及审核记录</w:t>
                  </w:r>
                </w:p>
              </w:tc>
            </w:tr>
            <w:tr w:rsidR="002D5F05" w14:paraId="5B57360E"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720796FB" w14:textId="77777777" w:rsidR="005F273F" w:rsidRDefault="005F273F">
                  <w:pPr>
                    <w:keepNext/>
                    <w:spacing w:line="276" w:lineRule="auto"/>
                    <w:jc w:val="center"/>
                  </w:pPr>
                  <w:r>
                    <w:rPr>
                      <w:color w:val="000000"/>
                      <w:sz w:val="20"/>
                    </w:rPr>
                    <w:t>执行包准备</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28381BC3" w14:textId="77777777" w:rsidR="005F273F" w:rsidRDefault="005F273F">
                  <w:pPr>
                    <w:keepNext/>
                    <w:spacing w:line="276" w:lineRule="auto"/>
                    <w:jc w:val="center"/>
                  </w:pPr>
                  <w:r>
                    <w:rPr>
                      <w:color w:val="000000"/>
                      <w:sz w:val="20"/>
                    </w:rPr>
                    <w:t>复核授权、素材与审核版本</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0B8DD5FE" w14:textId="77777777" w:rsidR="005F273F" w:rsidRDefault="005F273F">
                  <w:pPr>
                    <w:keepNext/>
                    <w:spacing w:line="276" w:lineRule="auto"/>
                    <w:jc w:val="center"/>
                  </w:pPr>
                  <w:r>
                    <w:rPr>
                      <w:color w:val="000000"/>
                      <w:sz w:val="20"/>
                    </w:rPr>
                    <w:t>匿名本地执行包，发送数为</w:t>
                  </w:r>
                  <w:r>
                    <w:rPr>
                      <w:color w:val="000000"/>
                      <w:sz w:val="20"/>
                    </w:rPr>
                    <w:t>0</w:t>
                  </w:r>
                </w:p>
              </w:tc>
            </w:tr>
            <w:tr w:rsidR="002D5F05" w14:paraId="3564E5B0" w14:textId="77777777">
              <w:trPr>
                <w:cantSplit/>
                <w:jc w:val="center"/>
              </w:trPr>
              <w:tc>
                <w:tcPr>
                  <w:tcW w:w="2268"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3BC1AD8C" w14:textId="77777777" w:rsidR="005F273F" w:rsidRDefault="005F273F">
                  <w:pPr>
                    <w:spacing w:line="276" w:lineRule="auto"/>
                    <w:jc w:val="center"/>
                  </w:pPr>
                  <w:r>
                    <w:rPr>
                      <w:color w:val="000000"/>
                      <w:sz w:val="20"/>
                    </w:rPr>
                    <w:t>效果复盘</w:t>
                  </w:r>
                </w:p>
              </w:tc>
              <w:tc>
                <w:tcPr>
                  <w:tcW w:w="4025"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102BB45F" w14:textId="77777777" w:rsidR="005F273F" w:rsidRDefault="005F273F">
                  <w:pPr>
                    <w:spacing w:line="276" w:lineRule="auto"/>
                    <w:jc w:val="center"/>
                  </w:pPr>
                  <w:r>
                    <w:rPr>
                      <w:color w:val="000000"/>
                      <w:sz w:val="20"/>
                    </w:rPr>
                    <w:t>观察自然交互与封存预测窗口</w:t>
                  </w:r>
                </w:p>
              </w:tc>
              <w:tc>
                <w:tcPr>
                  <w:tcW w:w="3005"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77B35230" w14:textId="77777777" w:rsidR="005F273F" w:rsidRDefault="005F273F">
                  <w:pPr>
                    <w:spacing w:line="276" w:lineRule="auto"/>
                    <w:jc w:val="center"/>
                  </w:pPr>
                  <w:r>
                    <w:rPr>
                      <w:color w:val="000000"/>
                      <w:sz w:val="20"/>
                    </w:rPr>
                    <w:t>行为代理、尚未可评的预测状态</w:t>
                  </w:r>
                </w:p>
              </w:tc>
            </w:tr>
          </w:tbl>
          <w:p w14:paraId="7ACC5A4A" w14:textId="77777777" w:rsidR="005F273F" w:rsidRDefault="005F273F">
            <w:pPr>
              <w:pStyle w:val="af2"/>
              <w:snapToGrid w:val="0"/>
              <w:rPr>
                <w:rFonts w:hint="eastAsia"/>
              </w:rPr>
            </w:pPr>
            <w:r>
              <w:t>（二）数据体系与技术架构</w:t>
            </w:r>
          </w:p>
          <w:p w14:paraId="0CB0C26C" w14:textId="77777777" w:rsidR="005F273F" w:rsidRDefault="005F273F">
            <w:pPr>
              <w:pStyle w:val="ReportBody"/>
              <w:snapToGrid w:val="0"/>
              <w:rPr>
                <w:rFonts w:hint="eastAsia"/>
              </w:rPr>
            </w:pPr>
            <w:r>
              <w:t>平台按数据、算法、AIGC、应用和评估五层组织。数据层分别管理历史实验、仿真案例和正式个人记录；算法层整理需求证据并核对产品条件；AIGC层承担需求理解和文案表达；应用层管理账号、方案、活动与审核版本；评估层分别计算预测指标和流程结果。图2说明各层的输入、处理任务与输出。</w:t>
            </w:r>
          </w:p>
          <w:p w14:paraId="741F4E52" w14:textId="77777777" w:rsidR="005F273F" w:rsidRDefault="005F273F">
            <w:pPr>
              <w:pStyle w:val="ReportBody"/>
              <w:snapToGrid w:val="0"/>
              <w:rPr>
                <w:rFonts w:hint="eastAsia"/>
              </w:rPr>
            </w:pPr>
            <w:r>
              <w:t>三份Excel工作簿通过流式读取导入SQLite，避免将近四百万条过程记录一次性载入内存。原始标识、对象关联和时间字段保留在索引中。导入过程校验来源指纹，模型产物与数据版本对应；更换数据来源后应重建索引并重新核验模型，不能沿用旧版本的评价说明。</w:t>
            </w:r>
          </w:p>
          <w:p w14:paraId="700C9C9E" w14:textId="77777777" w:rsidR="005F273F" w:rsidRDefault="005F273F">
            <w:pPr>
              <w:pStyle w:val="ReportBody"/>
              <w:snapToGrid w:val="0"/>
              <w:rPr>
                <w:rFonts w:hint="eastAsia"/>
              </w:rPr>
            </w:pPr>
            <w:r>
              <w:t>时间契约是数据体系的关键。每个画像对应明确决策截点，特征只使用截点当天末尾及之前的信息，标签读取其后七天。访问尚未结束时，不提前读取完整停留时长；收藏、</w:t>
            </w:r>
            <w:r>
              <w:lastRenderedPageBreak/>
              <w:t>取消等子事件按自身时间遮蔽。这样的处理限制了未来信息泄漏，也使营销人员看到的证据与模型当时可用信息一致。</w:t>
            </w:r>
          </w:p>
          <w:p w14:paraId="2EE14AEB" w14:textId="706150AA" w:rsidR="005F273F" w:rsidRDefault="00D61644">
            <w:pPr>
              <w:keepNext/>
              <w:keepLines/>
              <w:spacing w:after="60"/>
              <w:jc w:val="center"/>
            </w:pPr>
            <w:r>
              <w:rPr>
                <w:noProof/>
              </w:rPr>
              <w:pict w14:anchorId="6842217C">
                <v:shape id="Picture 2" o:spid="_x0000_i1026" type="#_x0000_t75" style="width:454.2pt;height:178.2pt;visibility:visible;mso-wrap-style:square">
                  <v:imagedata r:id="rId8" o:title=""/>
                </v:shape>
              </w:pict>
            </w:r>
            <w:r w:rsidR="005F273F">
              <w:br/>
            </w:r>
            <w:r w:rsidR="005F273F">
              <w:rPr>
                <w:rFonts w:ascii="宋体" w:hAnsi="宋体"/>
              </w:rPr>
              <w:t>图2 平台五层架构与数据流向</w:t>
            </w:r>
          </w:p>
          <w:p w14:paraId="1403D40B" w14:textId="77777777" w:rsidR="005F273F" w:rsidRDefault="005F273F">
            <w:pPr>
              <w:pStyle w:val="af2"/>
              <w:snapToGrid w:val="0"/>
              <w:rPr>
                <w:rFonts w:hint="eastAsia"/>
              </w:rPr>
            </w:pPr>
            <w:r>
              <w:t>（三）动态画像与需求识别模型</w:t>
            </w:r>
          </w:p>
          <w:p w14:paraId="71EA6616" w14:textId="77777777" w:rsidR="005F273F" w:rsidRDefault="005F273F">
            <w:pPr>
              <w:pStyle w:val="ReportBody"/>
              <w:snapToGrid w:val="0"/>
              <w:rPr>
                <w:rFonts w:hint="eastAsia"/>
              </w:rPr>
            </w:pPr>
            <w:r>
              <w:t>历史模拟任务以用户u、目的地d和截点t构成预测对象：t之后七天内，同一目的地至少出现两次搜索过程时标签为1。新30000人实验仍预测后七天至少两次关注。当前真实观察另采用“至少两个不同日期关注同一目的地”，并要求预测前已有至少7个活跃日期。三者口径分别留存，均不表示出票、支付或实际出行，不把模拟高分移植为真实用户准确率。</w:t>
            </w:r>
          </w:p>
          <w:p w14:paraId="485B4DC2" w14:textId="77777777" w:rsidR="005F273F" w:rsidRDefault="005F273F">
            <w:pPr>
              <w:pStyle w:val="ReportBody"/>
              <w:snapToGrid w:val="0"/>
              <w:rPr>
                <w:rFonts w:hint="eastAsia"/>
              </w:rPr>
            </w:pPr>
            <w:r>
              <w:t>特征共23项，涵盖近7、30、60天关注占比，14天半衰期关注占比，最近关注距今天数，重复访问与收藏，目的地、景区、酒店、机票和攻略内容比例，以及计划、预算和全局行为。时间衰减可以表示为行为权重随间隔天数Δt按2的−Δt/14次方下降，使距截点14天的行为具有最近行为一半的权重。该设定提供可理解的时间偏好，仍需在独立验证条件下比较其他半衰期。</w:t>
            </w:r>
          </w:p>
          <w:p w14:paraId="71C2D760" w14:textId="77777777" w:rsidR="005F273F" w:rsidRDefault="005F273F">
            <w:pPr>
              <w:pStyle w:val="ReportBody"/>
              <w:snapToGrid w:val="0"/>
              <w:rPr>
                <w:rFonts w:hint="eastAsia"/>
              </w:rPr>
            </w:pPr>
            <w:r>
              <w:t>历史基线比较SGD逻辑回归与直方图梯度提升，模型及阈值分别按验证集AP和F1选择。新增独立实验比较六项近期关注特征与全23项特征的梯度提升，并在验证集选择混合权重，以NDCG@3最大且Recall@3不低于最强规则0.005以上为准。selection.json封存后才读取测试标签，未按测试最高分重选方法。成熟梯度提升与机器学习实现提供方法基础。</w:t>
            </w:r>
          </w:p>
          <w:p w14:paraId="5ACD7E27" w14:textId="77777777" w:rsidR="005F273F" w:rsidRDefault="005F273F">
            <w:pPr>
              <w:pStyle w:val="ReportBody"/>
              <w:snapToGrid w:val="0"/>
              <w:rPr>
                <w:rFonts w:hint="eastAsia"/>
              </w:rPr>
            </w:pPr>
            <w:r>
              <w:t>画像分群使用训练阶段拟合的标准化和MiniBatchKMeans，当前配置为五群。分群用于组织具有相近关注特征的对象，辅助人员理解和选择，不作为真实社会身份或固定消费</w:t>
            </w:r>
            <w:r>
              <w:lastRenderedPageBreak/>
              <w:t>等级。K取5是当前工程配置，尚未通过系统比较证明最优；后续应结合稳定性、可解释性与业务可操作性检验。小批量聚类方法适合在较大样本上控制计算成本，但计算便利本身不构成业务有效性的证据。</w:t>
            </w:r>
          </w:p>
          <w:p w14:paraId="186D76D0" w14:textId="77777777" w:rsidR="005F273F" w:rsidRDefault="005F273F">
            <w:pPr>
              <w:pStyle w:val="ReportBody"/>
              <w:snapToGrid w:val="0"/>
              <w:rPr>
                <w:rFonts w:hint="eastAsia"/>
              </w:rPr>
            </w:pPr>
            <w:r>
              <w:t>预测排序不能放宽用户条件。个人网页保留本人确认的出发地、目的地、航司、日期与预算；未知价格或查询失败维持未知。原历史匹配与渠道习惯分类器仅为离线证据，不能当作当前产品或最优转化渠道。首次使用者缺少长期轨迹时，以自报和确认条件组织方案，不伪造个人行为或需求概率。</w:t>
            </w:r>
          </w:p>
          <w:p w14:paraId="3A73B878" w14:textId="2A8A457B" w:rsidR="005F273F" w:rsidRDefault="00D61644">
            <w:pPr>
              <w:keepNext/>
              <w:keepLines/>
              <w:spacing w:after="60"/>
              <w:jc w:val="center"/>
            </w:pPr>
            <w:r>
              <w:rPr>
                <w:noProof/>
              </w:rPr>
              <w:pict w14:anchorId="5DD1A070">
                <v:shape id="Picture 3" o:spid="_x0000_i1027" type="#_x0000_t75" style="width:454.2pt;height:138.6pt;visibility:visible;mso-wrap-style:square">
                  <v:imagedata r:id="rId9" o:title=""/>
                </v:shape>
              </w:pict>
            </w:r>
            <w:r w:rsidR="005F273F">
              <w:br/>
            </w:r>
            <w:r w:rsidR="005F273F">
              <w:rPr>
                <w:rFonts w:ascii="宋体" w:hAnsi="宋体"/>
              </w:rPr>
              <w:t>图3 原10000人冻结实验的特征与标签时间窗</w:t>
            </w:r>
          </w:p>
          <w:p w14:paraId="0478A233" w14:textId="77777777" w:rsidR="005F273F" w:rsidRDefault="005F273F">
            <w:pPr>
              <w:pStyle w:val="af2"/>
              <w:snapToGrid w:val="0"/>
              <w:rPr>
                <w:rFonts w:hint="eastAsia"/>
              </w:rPr>
            </w:pPr>
            <w:r>
              <w:t>（四）事实约束下的本地内容生成</w:t>
            </w:r>
          </w:p>
          <w:p w14:paraId="22F32066" w14:textId="77777777" w:rsidR="005F273F" w:rsidRDefault="005F273F">
            <w:pPr>
              <w:pStyle w:val="ReportBody"/>
              <w:snapToGrid w:val="0"/>
              <w:rPr>
                <w:rFonts w:hint="eastAsia"/>
              </w:rPr>
            </w:pPr>
            <w:r>
              <w:t>AIGC层采用Qwen3.5-4B-Q4_K_M基础量化模型，通过llama.cpp b11565 CUDA在本机运行。模型未经过旅客数据微调；30000名模拟用户用于需求预测模型的开发与独立评估。量化权重来自Unsloth对官方Qwen基础模型的转换，运行环境记录许可、版本和SHA256，以便复现。</w:t>
            </w:r>
          </w:p>
          <w:p w14:paraId="642EA06D" w14:textId="77777777" w:rsidR="005F273F" w:rsidRDefault="005F273F">
            <w:pPr>
              <w:pStyle w:val="ReportBody"/>
              <w:snapToGrid w:val="0"/>
              <w:rPr>
                <w:rFonts w:hint="eastAsia"/>
              </w:rPr>
            </w:pPr>
            <w:r>
              <w:t>个人端从自然语言中提取出发地、日期、预算和航司等条件，经程序校验及本人确认后生成每日行程与非机票费用估算。航班号、时间及票价由联网查询提供。营销端由Qwen在核验过的建议和文案中选择版本，程序填入人数及关键事实，审核人员再确认内容。图4以SVG示意图说明生成与核验的关系。</w:t>
            </w:r>
          </w:p>
          <w:p w14:paraId="6BCD585A" w14:textId="77777777" w:rsidR="005F273F" w:rsidRDefault="005F273F">
            <w:pPr>
              <w:pStyle w:val="ReportBody"/>
              <w:snapToGrid w:val="0"/>
              <w:rPr>
                <w:rFonts w:hint="eastAsia"/>
              </w:rPr>
            </w:pPr>
            <w:r>
              <w:t>当前结构检查与人工核验分工明确。字段缺失、截断或模型不符时拒绝保存；营销素材须逐项核对事实、授权状态与效果边界。Qwen仅选择经核验的文案版本和建议优先项，人数及事实由程序填入。结构通过不能替代人工核查，未经支持的价格、优惠、库存及转化率不得进入执行包；模拟场景的授权状态亦不代表真实同意。</w:t>
            </w:r>
          </w:p>
          <w:p w14:paraId="3FC35DF8" w14:textId="77777777" w:rsidR="005F273F" w:rsidRDefault="005F273F">
            <w:pPr>
              <w:pStyle w:val="ReportBody"/>
              <w:snapToGrid w:val="0"/>
              <w:rPr>
                <w:rFonts w:hint="eastAsia"/>
              </w:rPr>
            </w:pPr>
            <w:r>
              <w:t>素材保存模型、版本、事实及审核记录。人员编辑形成新修订，名单变化或素材变化</w:t>
            </w:r>
            <w:r>
              <w:lastRenderedPageBreak/>
              <w:t>均使原审核失效。待审核素材可以单独删除，保留同一活动其他素材及审计记录。生成内容的价值因此需要与修改成本共同评价：一份语言流畅但需要大量查证的素材，可能不如结构简单、事实稳定的模板更适合执行。</w:t>
            </w:r>
          </w:p>
          <w:p w14:paraId="44F8D4E0" w14:textId="6ECA16BC" w:rsidR="005F273F" w:rsidRDefault="00D61644">
            <w:pPr>
              <w:keepNext/>
              <w:keepLines/>
              <w:spacing w:after="60"/>
              <w:jc w:val="center"/>
            </w:pPr>
            <w:r>
              <w:rPr>
                <w:noProof/>
              </w:rPr>
              <w:pict w14:anchorId="606D2F62">
                <v:shape id="Picture 4" o:spid="_x0000_i1028" type="#_x0000_t75" style="width:454.8pt;height:156.6pt;visibility:visible;mso-wrap-style:square">
                  <v:imagedata r:id="rId10" o:title=""/>
                </v:shape>
              </w:pict>
            </w:r>
            <w:r w:rsidR="005F273F">
              <w:br/>
            </w:r>
            <w:r w:rsidR="005F273F">
              <w:rPr>
                <w:rFonts w:ascii="宋体" w:hAnsi="宋体"/>
              </w:rPr>
              <w:t>图4 文案选择与事实核验机制</w:t>
            </w:r>
          </w:p>
          <w:p w14:paraId="190B70CA" w14:textId="77777777" w:rsidR="005F273F" w:rsidRDefault="005F273F">
            <w:pPr>
              <w:pStyle w:val="af2"/>
              <w:snapToGrid w:val="0"/>
              <w:rPr>
                <w:rFonts w:hint="eastAsia"/>
              </w:rPr>
            </w:pPr>
            <w:r>
              <w:t>（五）应用流程与执行控制</w:t>
            </w:r>
          </w:p>
          <w:p w14:paraId="66F2BFEF" w14:textId="77777777" w:rsidR="005F273F" w:rsidRDefault="005F273F">
            <w:pPr>
              <w:pStyle w:val="ReportBody"/>
              <w:snapToGrid w:val="0"/>
              <w:rPr>
                <w:rFonts w:hint="eastAsia"/>
              </w:rPr>
            </w:pPr>
            <w:r>
              <w:t>营销端保留旅行方案、活动总览、需求洞察、潜客与画像、航线与策略、创意工坊、渠道触达、效果复盘八个页面。个人与营销账号分别登录并校验角色，个人账号绑定稳定用户编号，不以令牌识别人，也不自动继承上一位浏览器资料。活动、素材、审核和预测快照持久化；匿名导出排除账号名、密码摘要、原始聊天与令牌。</w:t>
            </w:r>
          </w:p>
          <w:p w14:paraId="09BA29C4" w14:textId="77777777" w:rsidR="005F273F" w:rsidRDefault="005F273F">
            <w:pPr>
              <w:pStyle w:val="ReportBody"/>
              <w:snapToGrid w:val="0"/>
              <w:rPr>
                <w:rFonts w:hint="eastAsia"/>
              </w:rPr>
            </w:pPr>
            <w:r>
              <w:t>正式营销名单依据个人共享状态更新。审核记录同时绑定名单偏好与素材版本，任一项发生变化时需重新确认；准备和下载执行包前再次检查共享状态。执行包记录匿名客群、素材和审核信息。图5展示模拟通道中的执行条件与频次控制，正式渠道的回执需在渠道接入后记录。</w:t>
            </w:r>
          </w:p>
          <w:p w14:paraId="45E0F3EF" w14:textId="77777777" w:rsidR="005F273F" w:rsidRDefault="005F273F">
            <w:pPr>
              <w:pStyle w:val="ReportBody"/>
              <w:snapToGrid w:val="0"/>
              <w:rPr>
                <w:rFonts w:hint="eastAsia"/>
              </w:rPr>
            </w:pPr>
            <w:r>
              <w:t>平台采用本机部署，正式站点与模拟案例使用不同端口及独立数据库。万人案例以串行方式回放业务操作，用于检查数据流转与流程状态。企业部署还需评估接口鉴权、并发负载、审批分离、备份恢复和运行安全。</w:t>
            </w:r>
          </w:p>
          <w:p w14:paraId="61FAE659" w14:textId="700D5C0B" w:rsidR="005F273F" w:rsidRDefault="00D61644">
            <w:pPr>
              <w:keepNext/>
              <w:keepLines/>
              <w:spacing w:after="60"/>
              <w:jc w:val="center"/>
            </w:pPr>
            <w:r>
              <w:rPr>
                <w:noProof/>
              </w:rPr>
              <w:pict w14:anchorId="7F6C3B05">
                <v:shape id="Picture 5" o:spid="_x0000_i1029" type="#_x0000_t75" style="width:454.2pt;height:129pt;visibility:visible;mso-wrap-style:square">
                  <v:imagedata r:id="rId11" o:title=""/>
                </v:shape>
              </w:pict>
            </w:r>
            <w:r w:rsidR="005F273F">
              <w:br/>
            </w:r>
            <w:r w:rsidR="005F273F">
              <w:rPr>
                <w:rFonts w:ascii="宋体" w:hAnsi="宋体"/>
              </w:rPr>
              <w:lastRenderedPageBreak/>
              <w:t>图5 模拟活动的审核与执行控制</w:t>
            </w:r>
          </w:p>
          <w:p w14:paraId="7163CBF5" w14:textId="77777777" w:rsidR="005F273F" w:rsidRDefault="005F273F">
            <w:pPr>
              <w:pStyle w:val="af2"/>
              <w:snapToGrid w:val="0"/>
              <w:rPr>
                <w:rFonts w:hint="eastAsia"/>
              </w:rPr>
            </w:pPr>
            <w:r>
              <w:t>（六）实验设计与已有结果</w:t>
            </w:r>
          </w:p>
          <w:p w14:paraId="1C9457DD" w14:textId="77777777" w:rsidR="005F273F" w:rsidRDefault="005F273F">
            <w:pPr>
              <w:pStyle w:val="ReportBody"/>
              <w:snapToGrid w:val="0"/>
              <w:rPr>
                <w:rFonts w:hint="eastAsia"/>
              </w:rPr>
            </w:pPr>
            <w:r>
              <w:t>以下表5、表6与图6保留原10000人冻结实验：2023年12月暖启动，2024年每月15日取快照，1—6月训练、7—9月验证、10—12月冻结测试。训练含60000个用户快照及246万个用户—目的地样本；验证和测试各30000个快照、123万个样本。同一批用户跨时期出现，因此评估既有用户未来关注，不是独立新用户泛化。分类报告AP、ROC-AUC、Precision、Recall、F1及Brier分数；产物pr_auc字段实际按average_precision_score计算，本文统一称AP。</w:t>
            </w:r>
          </w:p>
          <w:p w14:paraId="01FB7575" w14:textId="77777777" w:rsidR="005F273F" w:rsidRDefault="005F273F">
            <w:pPr>
              <w:pStyle w:val="ReportBody"/>
              <w:snapToGrid w:val="0"/>
              <w:rPr>
                <w:rFonts w:hint="eastAsia"/>
              </w:rPr>
            </w:pPr>
            <w:r>
              <w:t>排序评价采用Recall@3与NDCG@3，关注前三个目的地对后续相关目的地的覆盖及位置质量。测试集中29998个快照具有相关目的地，参与排序评价；另外两个没有相关目的地的快照单列，不将其静默解释为命中。NDCG通过位置折扣反映较靠前的相关结果，其指标思想来自信息检索评价研究。</w:t>
            </w:r>
          </w:p>
          <w:p w14:paraId="26D5B783" w14:textId="77777777" w:rsidR="005F273F" w:rsidRDefault="005F273F">
            <w:pPr>
              <w:pStyle w:val="ReportCaption"/>
              <w:snapToGrid w:val="0"/>
              <w:jc w:val="center"/>
            </w:pPr>
            <w:r>
              <w:t>表</w:t>
            </w:r>
            <w:r>
              <w:t xml:space="preserve">5 </w:t>
            </w:r>
            <w:r>
              <w:t>主任务分类结果</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268"/>
              <w:gridCol w:w="1406"/>
              <w:gridCol w:w="1406"/>
              <w:gridCol w:w="1406"/>
              <w:gridCol w:w="1406"/>
              <w:gridCol w:w="1406"/>
            </w:tblGrid>
            <w:tr w:rsidR="002D5F05" w14:paraId="2114E742" w14:textId="77777777" w:rsidTr="00320082">
              <w:trPr>
                <w:cantSplit/>
                <w:tblHeader/>
                <w:jc w:val="center"/>
              </w:trPr>
              <w:tc>
                <w:tcPr>
                  <w:tcW w:w="2268"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6FEDE44C" w14:textId="77777777" w:rsidR="005F273F" w:rsidRDefault="005F273F" w:rsidP="00320082">
                  <w:pPr>
                    <w:keepNext/>
                    <w:spacing w:line="276" w:lineRule="auto"/>
                    <w:jc w:val="center"/>
                  </w:pPr>
                  <w:r>
                    <w:rPr>
                      <w:color w:val="000000"/>
                      <w:sz w:val="20"/>
                    </w:rPr>
                    <w:t>模型</w:t>
                  </w:r>
                </w:p>
              </w:tc>
              <w:tc>
                <w:tcPr>
                  <w:tcW w:w="1406"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145C21F0" w14:textId="77777777" w:rsidR="005F273F" w:rsidRDefault="005F273F" w:rsidP="00320082">
                  <w:pPr>
                    <w:keepNext/>
                    <w:spacing w:line="276" w:lineRule="auto"/>
                    <w:jc w:val="center"/>
                  </w:pPr>
                  <w:r>
                    <w:rPr>
                      <w:color w:val="000000"/>
                      <w:sz w:val="20"/>
                    </w:rPr>
                    <w:t>AP</w:t>
                  </w:r>
                </w:p>
              </w:tc>
              <w:tc>
                <w:tcPr>
                  <w:tcW w:w="1406"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2D8E9E13" w14:textId="77777777" w:rsidR="005F273F" w:rsidRDefault="005F273F" w:rsidP="00320082">
                  <w:pPr>
                    <w:keepNext/>
                    <w:spacing w:line="276" w:lineRule="auto"/>
                    <w:jc w:val="center"/>
                  </w:pPr>
                  <w:r>
                    <w:rPr>
                      <w:color w:val="000000"/>
                      <w:sz w:val="20"/>
                    </w:rPr>
                    <w:t>ROC-AUC</w:t>
                  </w:r>
                </w:p>
              </w:tc>
              <w:tc>
                <w:tcPr>
                  <w:tcW w:w="1406"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535306FC" w14:textId="77777777" w:rsidR="005F273F" w:rsidRDefault="005F273F" w:rsidP="00320082">
                  <w:pPr>
                    <w:keepNext/>
                    <w:spacing w:line="276" w:lineRule="auto"/>
                    <w:jc w:val="center"/>
                  </w:pPr>
                  <w:r>
                    <w:rPr>
                      <w:color w:val="000000"/>
                      <w:sz w:val="20"/>
                    </w:rPr>
                    <w:t>Precision</w:t>
                  </w:r>
                </w:p>
              </w:tc>
              <w:tc>
                <w:tcPr>
                  <w:tcW w:w="1406"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333FC159" w14:textId="77777777" w:rsidR="005F273F" w:rsidRDefault="005F273F" w:rsidP="00320082">
                  <w:pPr>
                    <w:keepNext/>
                    <w:spacing w:line="276" w:lineRule="auto"/>
                    <w:jc w:val="center"/>
                  </w:pPr>
                  <w:r>
                    <w:rPr>
                      <w:color w:val="000000"/>
                      <w:sz w:val="20"/>
                    </w:rPr>
                    <w:t>Recall</w:t>
                  </w:r>
                </w:p>
              </w:tc>
              <w:tc>
                <w:tcPr>
                  <w:tcW w:w="1406"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2FE937F8" w14:textId="77777777" w:rsidR="005F273F" w:rsidRDefault="005F273F" w:rsidP="00320082">
                  <w:pPr>
                    <w:keepNext/>
                    <w:spacing w:line="276" w:lineRule="auto"/>
                    <w:jc w:val="center"/>
                  </w:pPr>
                  <w:r>
                    <w:rPr>
                      <w:color w:val="000000"/>
                      <w:sz w:val="20"/>
                    </w:rPr>
                    <w:t>F1</w:t>
                  </w:r>
                </w:p>
              </w:tc>
            </w:tr>
            <w:tr w:rsidR="002D5F05" w14:paraId="227B6450" w14:textId="77777777">
              <w:trPr>
                <w:cantSplit/>
                <w:jc w:val="center"/>
              </w:trPr>
              <w:tc>
                <w:tcPr>
                  <w:tcW w:w="2268"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39F8915D" w14:textId="77777777" w:rsidR="005F273F" w:rsidRDefault="005F273F">
                  <w:pPr>
                    <w:keepNext/>
                    <w:spacing w:line="276" w:lineRule="auto"/>
                    <w:jc w:val="left"/>
                  </w:pPr>
                  <w:r>
                    <w:rPr>
                      <w:color w:val="000000"/>
                      <w:sz w:val="20"/>
                    </w:rPr>
                    <w:t>SGD</w:t>
                  </w:r>
                  <w:r>
                    <w:rPr>
                      <w:color w:val="000000"/>
                      <w:sz w:val="20"/>
                    </w:rPr>
                    <w:t>逻辑回归</w:t>
                  </w:r>
                </w:p>
              </w:tc>
              <w:tc>
                <w:tcPr>
                  <w:tcW w:w="1406"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0FED7414" w14:textId="77777777" w:rsidR="005F273F" w:rsidRDefault="005F273F">
                  <w:pPr>
                    <w:keepNext/>
                    <w:spacing w:line="276" w:lineRule="auto"/>
                    <w:jc w:val="center"/>
                  </w:pPr>
                  <w:r>
                    <w:rPr>
                      <w:color w:val="000000"/>
                      <w:sz w:val="20"/>
                    </w:rPr>
                    <w:t>0.8432</w:t>
                  </w:r>
                </w:p>
              </w:tc>
              <w:tc>
                <w:tcPr>
                  <w:tcW w:w="1406"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238AEE32" w14:textId="77777777" w:rsidR="005F273F" w:rsidRDefault="005F273F">
                  <w:pPr>
                    <w:keepNext/>
                    <w:spacing w:line="276" w:lineRule="auto"/>
                    <w:jc w:val="center"/>
                  </w:pPr>
                  <w:r>
                    <w:rPr>
                      <w:color w:val="000000"/>
                      <w:sz w:val="20"/>
                    </w:rPr>
                    <w:t>0.9772</w:t>
                  </w:r>
                </w:p>
              </w:tc>
              <w:tc>
                <w:tcPr>
                  <w:tcW w:w="1406"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23E0C038" w14:textId="77777777" w:rsidR="005F273F" w:rsidRDefault="005F273F">
                  <w:pPr>
                    <w:keepNext/>
                    <w:spacing w:line="276" w:lineRule="auto"/>
                    <w:jc w:val="center"/>
                  </w:pPr>
                  <w:r>
                    <w:rPr>
                      <w:color w:val="000000"/>
                      <w:sz w:val="20"/>
                    </w:rPr>
                    <w:t>0.7460</w:t>
                  </w:r>
                </w:p>
              </w:tc>
              <w:tc>
                <w:tcPr>
                  <w:tcW w:w="1406"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003AE5D6" w14:textId="77777777" w:rsidR="005F273F" w:rsidRDefault="005F273F">
                  <w:pPr>
                    <w:keepNext/>
                    <w:spacing w:line="276" w:lineRule="auto"/>
                    <w:jc w:val="center"/>
                  </w:pPr>
                  <w:r>
                    <w:rPr>
                      <w:color w:val="000000"/>
                      <w:sz w:val="20"/>
                    </w:rPr>
                    <w:t>0.7366</w:t>
                  </w:r>
                </w:p>
              </w:tc>
              <w:tc>
                <w:tcPr>
                  <w:tcW w:w="1406"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6E8FECC6" w14:textId="77777777" w:rsidR="005F273F" w:rsidRDefault="005F273F">
                  <w:pPr>
                    <w:keepNext/>
                    <w:spacing w:line="276" w:lineRule="auto"/>
                    <w:jc w:val="center"/>
                  </w:pPr>
                  <w:r>
                    <w:rPr>
                      <w:color w:val="000000"/>
                      <w:sz w:val="20"/>
                    </w:rPr>
                    <w:t>0.7413</w:t>
                  </w:r>
                </w:p>
              </w:tc>
            </w:tr>
            <w:tr w:rsidR="002D5F05" w14:paraId="2EE48F83" w14:textId="77777777">
              <w:trPr>
                <w:cantSplit/>
                <w:jc w:val="center"/>
              </w:trPr>
              <w:tc>
                <w:tcPr>
                  <w:tcW w:w="2268"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72C42701" w14:textId="77777777" w:rsidR="005F273F" w:rsidRDefault="005F273F">
                  <w:pPr>
                    <w:spacing w:line="276" w:lineRule="auto"/>
                    <w:jc w:val="left"/>
                  </w:pPr>
                  <w:r>
                    <w:rPr>
                      <w:color w:val="000000"/>
                      <w:sz w:val="20"/>
                    </w:rPr>
                    <w:t>直方图梯度提升</w:t>
                  </w:r>
                </w:p>
              </w:tc>
              <w:tc>
                <w:tcPr>
                  <w:tcW w:w="1406"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6A193850" w14:textId="77777777" w:rsidR="005F273F" w:rsidRDefault="005F273F">
                  <w:pPr>
                    <w:spacing w:line="276" w:lineRule="auto"/>
                    <w:jc w:val="center"/>
                  </w:pPr>
                  <w:r>
                    <w:rPr>
                      <w:color w:val="000000"/>
                      <w:sz w:val="20"/>
                    </w:rPr>
                    <w:t>0.8525</w:t>
                  </w:r>
                </w:p>
              </w:tc>
              <w:tc>
                <w:tcPr>
                  <w:tcW w:w="1406"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64924514" w14:textId="77777777" w:rsidR="005F273F" w:rsidRDefault="005F273F">
                  <w:pPr>
                    <w:spacing w:line="276" w:lineRule="auto"/>
                    <w:jc w:val="center"/>
                  </w:pPr>
                  <w:r>
                    <w:rPr>
                      <w:color w:val="000000"/>
                      <w:sz w:val="20"/>
                    </w:rPr>
                    <w:t>0.9809</w:t>
                  </w:r>
                </w:p>
              </w:tc>
              <w:tc>
                <w:tcPr>
                  <w:tcW w:w="1406"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5A70FF4F" w14:textId="77777777" w:rsidR="005F273F" w:rsidRDefault="005F273F">
                  <w:pPr>
                    <w:spacing w:line="276" w:lineRule="auto"/>
                    <w:jc w:val="center"/>
                  </w:pPr>
                  <w:r>
                    <w:rPr>
                      <w:color w:val="000000"/>
                      <w:sz w:val="20"/>
                    </w:rPr>
                    <w:t>0.7918</w:t>
                  </w:r>
                </w:p>
              </w:tc>
              <w:tc>
                <w:tcPr>
                  <w:tcW w:w="1406"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3BFF5AE2" w14:textId="77777777" w:rsidR="005F273F" w:rsidRDefault="005F273F">
                  <w:pPr>
                    <w:spacing w:line="276" w:lineRule="auto"/>
                    <w:jc w:val="center"/>
                  </w:pPr>
                  <w:r>
                    <w:rPr>
                      <w:color w:val="000000"/>
                      <w:sz w:val="20"/>
                    </w:rPr>
                    <w:t>0.7115</w:t>
                  </w:r>
                </w:p>
              </w:tc>
              <w:tc>
                <w:tcPr>
                  <w:tcW w:w="1406"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4E4E5A21" w14:textId="77777777" w:rsidR="005F273F" w:rsidRDefault="005F273F">
                  <w:pPr>
                    <w:spacing w:line="276" w:lineRule="auto"/>
                    <w:jc w:val="center"/>
                  </w:pPr>
                  <w:r>
                    <w:rPr>
                      <w:color w:val="000000"/>
                      <w:sz w:val="20"/>
                    </w:rPr>
                    <w:t>0.7495</w:t>
                  </w:r>
                </w:p>
              </w:tc>
            </w:tr>
          </w:tbl>
          <w:p w14:paraId="1162612B" w14:textId="77777777" w:rsidR="005F273F" w:rsidRDefault="005F273F">
            <w:pPr>
              <w:pStyle w:val="ReportCaption"/>
              <w:snapToGrid w:val="0"/>
              <w:jc w:val="center"/>
            </w:pPr>
            <w:r>
              <w:t>表</w:t>
            </w:r>
            <w:r>
              <w:t xml:space="preserve">6 </w:t>
            </w:r>
            <w:r>
              <w:t>主任务目的地排序结果</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4762"/>
              <w:gridCol w:w="2268"/>
              <w:gridCol w:w="2268"/>
            </w:tblGrid>
            <w:tr w:rsidR="002D5F05" w14:paraId="2BA9D044" w14:textId="77777777" w:rsidTr="00320082">
              <w:trPr>
                <w:cantSplit/>
                <w:tblHeader/>
                <w:jc w:val="center"/>
              </w:trPr>
              <w:tc>
                <w:tcPr>
                  <w:tcW w:w="4762"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06367A87" w14:textId="77777777" w:rsidR="005F273F" w:rsidRDefault="005F273F" w:rsidP="00320082">
                  <w:pPr>
                    <w:keepNext/>
                    <w:spacing w:line="276" w:lineRule="auto"/>
                    <w:jc w:val="center"/>
                  </w:pPr>
                  <w:r>
                    <w:rPr>
                      <w:color w:val="000000"/>
                      <w:sz w:val="20"/>
                    </w:rPr>
                    <w:t>方法</w:t>
                  </w:r>
                </w:p>
              </w:tc>
              <w:tc>
                <w:tcPr>
                  <w:tcW w:w="2268"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73074097" w14:textId="77777777" w:rsidR="005F273F" w:rsidRDefault="005F273F" w:rsidP="00320082">
                  <w:pPr>
                    <w:keepNext/>
                    <w:spacing w:line="276" w:lineRule="auto"/>
                    <w:jc w:val="center"/>
                  </w:pPr>
                  <w:r>
                    <w:rPr>
                      <w:color w:val="000000"/>
                      <w:sz w:val="20"/>
                    </w:rPr>
                    <w:t>Recall@3</w:t>
                  </w:r>
                </w:p>
              </w:tc>
              <w:tc>
                <w:tcPr>
                  <w:tcW w:w="2268"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7845DFDB" w14:textId="77777777" w:rsidR="005F273F" w:rsidRDefault="005F273F" w:rsidP="00320082">
                  <w:pPr>
                    <w:keepNext/>
                    <w:spacing w:line="276" w:lineRule="auto"/>
                    <w:jc w:val="center"/>
                  </w:pPr>
                  <w:r>
                    <w:rPr>
                      <w:color w:val="000000"/>
                      <w:sz w:val="20"/>
                    </w:rPr>
                    <w:t>NDCG@3</w:t>
                  </w:r>
                </w:p>
              </w:tc>
            </w:tr>
            <w:tr w:rsidR="002D5F05" w14:paraId="520F4CF6" w14:textId="77777777">
              <w:trPr>
                <w:cantSplit/>
                <w:jc w:val="center"/>
              </w:trPr>
              <w:tc>
                <w:tcPr>
                  <w:tcW w:w="4762"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2CA79659" w14:textId="77777777" w:rsidR="005F273F" w:rsidRDefault="005F273F">
                  <w:pPr>
                    <w:keepNext/>
                    <w:spacing w:line="276" w:lineRule="auto"/>
                    <w:jc w:val="left"/>
                  </w:pPr>
                  <w:r>
                    <w:rPr>
                      <w:color w:val="000000"/>
                      <w:sz w:val="20"/>
                    </w:rPr>
                    <w:t>直方图梯度提升</w:t>
                  </w:r>
                </w:p>
              </w:tc>
              <w:tc>
                <w:tcPr>
                  <w:tcW w:w="2268"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343F9F69" w14:textId="77777777" w:rsidR="005F273F" w:rsidRDefault="005F273F">
                  <w:pPr>
                    <w:keepNext/>
                    <w:spacing w:line="276" w:lineRule="auto"/>
                    <w:jc w:val="center"/>
                  </w:pPr>
                  <w:r>
                    <w:rPr>
                      <w:color w:val="000000"/>
                      <w:sz w:val="20"/>
                    </w:rPr>
                    <w:t>0.9559</w:t>
                  </w:r>
                </w:p>
              </w:tc>
              <w:tc>
                <w:tcPr>
                  <w:tcW w:w="2268"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07D35923" w14:textId="77777777" w:rsidR="005F273F" w:rsidRDefault="005F273F">
                  <w:pPr>
                    <w:keepNext/>
                    <w:spacing w:line="276" w:lineRule="auto"/>
                    <w:jc w:val="center"/>
                  </w:pPr>
                  <w:r>
                    <w:rPr>
                      <w:color w:val="000000"/>
                      <w:sz w:val="20"/>
                    </w:rPr>
                    <w:t>0.9386</w:t>
                  </w:r>
                </w:p>
              </w:tc>
            </w:tr>
            <w:tr w:rsidR="002D5F05" w14:paraId="5972EC1D" w14:textId="77777777">
              <w:trPr>
                <w:cantSplit/>
                <w:jc w:val="center"/>
              </w:trPr>
              <w:tc>
                <w:tcPr>
                  <w:tcW w:w="4762"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30084A84" w14:textId="77777777" w:rsidR="005F273F" w:rsidRDefault="005F273F">
                  <w:pPr>
                    <w:keepNext/>
                    <w:spacing w:line="276" w:lineRule="auto"/>
                    <w:jc w:val="left"/>
                  </w:pPr>
                  <w:r>
                    <w:rPr>
                      <w:color w:val="000000"/>
                      <w:sz w:val="20"/>
                    </w:rPr>
                    <w:t>SGD</w:t>
                  </w:r>
                  <w:r>
                    <w:rPr>
                      <w:color w:val="000000"/>
                      <w:sz w:val="20"/>
                    </w:rPr>
                    <w:t>逻辑回归</w:t>
                  </w:r>
                </w:p>
              </w:tc>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491F78ED" w14:textId="77777777" w:rsidR="005F273F" w:rsidRDefault="005F273F">
                  <w:pPr>
                    <w:keepNext/>
                    <w:spacing w:line="276" w:lineRule="auto"/>
                    <w:jc w:val="center"/>
                  </w:pPr>
                  <w:r>
                    <w:rPr>
                      <w:color w:val="000000"/>
                      <w:sz w:val="20"/>
                    </w:rPr>
                    <w:t>0.9454</w:t>
                  </w:r>
                </w:p>
              </w:tc>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576F072B" w14:textId="77777777" w:rsidR="005F273F" w:rsidRDefault="005F273F">
                  <w:pPr>
                    <w:keepNext/>
                    <w:spacing w:line="276" w:lineRule="auto"/>
                    <w:jc w:val="center"/>
                  </w:pPr>
                  <w:r>
                    <w:rPr>
                      <w:color w:val="000000"/>
                      <w:sz w:val="20"/>
                    </w:rPr>
                    <w:t>0.9277</w:t>
                  </w:r>
                </w:p>
              </w:tc>
            </w:tr>
            <w:tr w:rsidR="002D5F05" w14:paraId="70B200AC" w14:textId="77777777">
              <w:trPr>
                <w:cantSplit/>
                <w:jc w:val="center"/>
              </w:trPr>
              <w:tc>
                <w:tcPr>
                  <w:tcW w:w="4762"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28D8F92A" w14:textId="77777777" w:rsidR="005F273F" w:rsidRDefault="005F273F">
                  <w:pPr>
                    <w:keepNext/>
                    <w:spacing w:line="276" w:lineRule="auto"/>
                    <w:jc w:val="left"/>
                  </w:pPr>
                  <w:r>
                    <w:rPr>
                      <w:color w:val="000000"/>
                      <w:sz w:val="20"/>
                    </w:rPr>
                    <w:t>近</w:t>
                  </w:r>
                  <w:r>
                    <w:rPr>
                      <w:color w:val="000000"/>
                      <w:sz w:val="20"/>
                    </w:rPr>
                    <w:t>30</w:t>
                  </w:r>
                  <w:r>
                    <w:rPr>
                      <w:color w:val="000000"/>
                      <w:sz w:val="20"/>
                    </w:rPr>
                    <w:t>天频次</w:t>
                  </w:r>
                </w:p>
              </w:tc>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26DB97ED" w14:textId="77777777" w:rsidR="005F273F" w:rsidRDefault="005F273F">
                  <w:pPr>
                    <w:keepNext/>
                    <w:spacing w:line="276" w:lineRule="auto"/>
                    <w:jc w:val="center"/>
                  </w:pPr>
                  <w:r>
                    <w:rPr>
                      <w:color w:val="000000"/>
                      <w:sz w:val="20"/>
                    </w:rPr>
                    <w:t>0.9401</w:t>
                  </w:r>
                </w:p>
              </w:tc>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51602681" w14:textId="77777777" w:rsidR="005F273F" w:rsidRDefault="005F273F">
                  <w:pPr>
                    <w:keepNext/>
                    <w:spacing w:line="276" w:lineRule="auto"/>
                    <w:jc w:val="center"/>
                  </w:pPr>
                  <w:r>
                    <w:rPr>
                      <w:color w:val="000000"/>
                      <w:sz w:val="20"/>
                    </w:rPr>
                    <w:t>0.9183</w:t>
                  </w:r>
                </w:p>
              </w:tc>
            </w:tr>
            <w:tr w:rsidR="002D5F05" w14:paraId="5C65E9F8" w14:textId="77777777">
              <w:trPr>
                <w:cantSplit/>
                <w:jc w:val="center"/>
              </w:trPr>
              <w:tc>
                <w:tcPr>
                  <w:tcW w:w="4762"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77D0B035" w14:textId="77777777" w:rsidR="005F273F" w:rsidRDefault="005F273F">
                  <w:pPr>
                    <w:keepNext/>
                    <w:spacing w:line="276" w:lineRule="auto"/>
                    <w:jc w:val="left"/>
                  </w:pPr>
                  <w:r>
                    <w:rPr>
                      <w:color w:val="000000"/>
                      <w:sz w:val="20"/>
                    </w:rPr>
                    <w:t>14</w:t>
                  </w:r>
                  <w:r>
                    <w:rPr>
                      <w:color w:val="000000"/>
                      <w:sz w:val="20"/>
                    </w:rPr>
                    <w:t>天时间衰减</w:t>
                  </w:r>
                </w:p>
              </w:tc>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1C04C67C" w14:textId="77777777" w:rsidR="005F273F" w:rsidRDefault="005F273F">
                  <w:pPr>
                    <w:keepNext/>
                    <w:spacing w:line="276" w:lineRule="auto"/>
                    <w:jc w:val="center"/>
                  </w:pPr>
                  <w:r>
                    <w:rPr>
                      <w:color w:val="000000"/>
                      <w:sz w:val="20"/>
                    </w:rPr>
                    <w:t>0.9444</w:t>
                  </w:r>
                </w:p>
              </w:tc>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7E3F45CE" w14:textId="77777777" w:rsidR="005F273F" w:rsidRDefault="005F273F">
                  <w:pPr>
                    <w:keepNext/>
                    <w:spacing w:line="276" w:lineRule="auto"/>
                    <w:jc w:val="center"/>
                  </w:pPr>
                  <w:r>
                    <w:rPr>
                      <w:color w:val="000000"/>
                      <w:sz w:val="20"/>
                    </w:rPr>
                    <w:t>0.9226</w:t>
                  </w:r>
                </w:p>
              </w:tc>
            </w:tr>
            <w:tr w:rsidR="002D5F05" w14:paraId="7715C860" w14:textId="77777777">
              <w:trPr>
                <w:cantSplit/>
                <w:jc w:val="center"/>
              </w:trPr>
              <w:tc>
                <w:tcPr>
                  <w:tcW w:w="4762"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4CCDABEE" w14:textId="77777777" w:rsidR="005F273F" w:rsidRDefault="005F273F">
                  <w:pPr>
                    <w:keepNext/>
                    <w:spacing w:line="276" w:lineRule="auto"/>
                    <w:jc w:val="left"/>
                  </w:pPr>
                  <w:r>
                    <w:rPr>
                      <w:color w:val="000000"/>
                      <w:sz w:val="20"/>
                    </w:rPr>
                    <w:t>最近一次关注</w:t>
                  </w:r>
                </w:p>
              </w:tc>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0949A554" w14:textId="77777777" w:rsidR="005F273F" w:rsidRDefault="005F273F">
                  <w:pPr>
                    <w:keepNext/>
                    <w:spacing w:line="276" w:lineRule="auto"/>
                    <w:jc w:val="center"/>
                  </w:pPr>
                  <w:r>
                    <w:rPr>
                      <w:color w:val="000000"/>
                      <w:sz w:val="20"/>
                    </w:rPr>
                    <w:t>0.9298</w:t>
                  </w:r>
                </w:p>
              </w:tc>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69582F27" w14:textId="77777777" w:rsidR="005F273F" w:rsidRDefault="005F273F">
                  <w:pPr>
                    <w:keepNext/>
                    <w:spacing w:line="276" w:lineRule="auto"/>
                    <w:jc w:val="center"/>
                  </w:pPr>
                  <w:r>
                    <w:rPr>
                      <w:color w:val="000000"/>
                      <w:sz w:val="20"/>
                    </w:rPr>
                    <w:t>0.8448</w:t>
                  </w:r>
                </w:p>
              </w:tc>
            </w:tr>
            <w:tr w:rsidR="002D5F05" w14:paraId="052A38D4" w14:textId="77777777">
              <w:trPr>
                <w:cantSplit/>
                <w:jc w:val="center"/>
              </w:trPr>
              <w:tc>
                <w:tcPr>
                  <w:tcW w:w="4762"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19B50995" w14:textId="77777777" w:rsidR="005F273F" w:rsidRDefault="005F273F">
                  <w:pPr>
                    <w:keepNext/>
                    <w:spacing w:line="276" w:lineRule="auto"/>
                    <w:jc w:val="left"/>
                  </w:pPr>
                  <w:r>
                    <w:rPr>
                      <w:color w:val="000000"/>
                      <w:sz w:val="20"/>
                    </w:rPr>
                    <w:t>固定六月画像</w:t>
                  </w:r>
                </w:p>
              </w:tc>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513D5299" w14:textId="77777777" w:rsidR="005F273F" w:rsidRDefault="005F273F">
                  <w:pPr>
                    <w:keepNext/>
                    <w:spacing w:line="276" w:lineRule="auto"/>
                    <w:jc w:val="center"/>
                  </w:pPr>
                  <w:r>
                    <w:rPr>
                      <w:color w:val="000000"/>
                      <w:sz w:val="20"/>
                    </w:rPr>
                    <w:t>0.5348</w:t>
                  </w:r>
                </w:p>
              </w:tc>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38969DA3" w14:textId="77777777" w:rsidR="005F273F" w:rsidRDefault="005F273F">
                  <w:pPr>
                    <w:keepNext/>
                    <w:spacing w:line="276" w:lineRule="auto"/>
                    <w:jc w:val="center"/>
                  </w:pPr>
                  <w:r>
                    <w:rPr>
                      <w:color w:val="000000"/>
                      <w:sz w:val="20"/>
                    </w:rPr>
                    <w:t>0.5151</w:t>
                  </w:r>
                </w:p>
              </w:tc>
            </w:tr>
            <w:tr w:rsidR="002D5F05" w14:paraId="30107FBD" w14:textId="77777777">
              <w:trPr>
                <w:cantSplit/>
                <w:jc w:val="center"/>
              </w:trPr>
              <w:tc>
                <w:tcPr>
                  <w:tcW w:w="4762"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3FD2E2D9" w14:textId="77777777" w:rsidR="005F273F" w:rsidRDefault="005F273F">
                  <w:pPr>
                    <w:spacing w:line="276" w:lineRule="auto"/>
                    <w:jc w:val="left"/>
                  </w:pPr>
                  <w:r>
                    <w:rPr>
                      <w:color w:val="000000"/>
                      <w:sz w:val="20"/>
                    </w:rPr>
                    <w:t>训练热门</w:t>
                  </w:r>
                </w:p>
              </w:tc>
              <w:tc>
                <w:tcPr>
                  <w:tcW w:w="2268"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185583C3" w14:textId="77777777" w:rsidR="005F273F" w:rsidRDefault="005F273F">
                  <w:pPr>
                    <w:spacing w:line="276" w:lineRule="auto"/>
                    <w:jc w:val="center"/>
                  </w:pPr>
                  <w:r>
                    <w:rPr>
                      <w:color w:val="000000"/>
                      <w:sz w:val="20"/>
                    </w:rPr>
                    <w:t>0.0749</w:t>
                  </w:r>
                </w:p>
              </w:tc>
              <w:tc>
                <w:tcPr>
                  <w:tcW w:w="2268"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23AC9D05" w14:textId="77777777" w:rsidR="005F273F" w:rsidRDefault="005F273F">
                  <w:pPr>
                    <w:spacing w:line="276" w:lineRule="auto"/>
                    <w:jc w:val="center"/>
                  </w:pPr>
                  <w:r>
                    <w:rPr>
                      <w:color w:val="000000"/>
                      <w:sz w:val="20"/>
                    </w:rPr>
                    <w:t>0.0611</w:t>
                  </w:r>
                </w:p>
              </w:tc>
            </w:tr>
          </w:tbl>
          <w:p w14:paraId="040154F9" w14:textId="665E024E" w:rsidR="005F273F" w:rsidRDefault="00D61644">
            <w:pPr>
              <w:keepNext/>
              <w:keepLines/>
              <w:spacing w:after="60"/>
              <w:jc w:val="center"/>
            </w:pPr>
            <w:r>
              <w:rPr>
                <w:noProof/>
              </w:rPr>
              <w:lastRenderedPageBreak/>
              <w:pict w14:anchorId="6555B1E6">
                <v:shape id="Picture 6" o:spid="_x0000_i1030" type="#_x0000_t75" style="width:454.8pt;height:183pt;visibility:visible;mso-wrap-style:square">
                  <v:imagedata r:id="rId12" o:title=""/>
                </v:shape>
              </w:pict>
            </w:r>
            <w:r w:rsidR="005F273F">
              <w:br/>
            </w:r>
            <w:r w:rsidR="005F273F">
              <w:rPr>
                <w:rFonts w:ascii="宋体" w:hAnsi="宋体"/>
              </w:rPr>
              <w:t>图6 原10000人冻结测试的目的地排序表现</w:t>
            </w:r>
          </w:p>
          <w:p w14:paraId="422589BB" w14:textId="77777777" w:rsidR="005F273F" w:rsidRDefault="005F273F">
            <w:pPr>
              <w:pStyle w:val="ReportBody"/>
              <w:snapToGrid w:val="0"/>
              <w:rPr>
                <w:rFonts w:hint="eastAsia"/>
              </w:rPr>
            </w:pPr>
            <w:r>
              <w:t>在该模拟过程与时间划分下，直方图梯度提升相较14天衰减规则，Recall@3提高0.0115，NDCG@3提高0.0160；相较固定六月画像的差距更大。结果支持及时使用近期行为。复杂模型相对强近期规则的改进幅度较小，表中差值为点估计，其稳定性还需通过按用户分组的区间检验。</w:t>
            </w:r>
          </w:p>
          <w:p w14:paraId="3521AA65" w14:textId="77777777" w:rsidR="005F273F" w:rsidRDefault="005F273F">
            <w:pPr>
              <w:pStyle w:val="ReportBody"/>
              <w:snapToGrid w:val="0"/>
              <w:rPr>
                <w:rFonts w:hint="eastAsia"/>
              </w:rPr>
            </w:pPr>
            <w:r>
              <w:t>分类阈值下的取舍也值得关注。梯度提升Precision更高、Recall更低，意味着在当前阈值下减少部分误判的同时，也可能漏掉更多正例。实际活动应依据错触达成本、可用产品和人员能力选择门槛，而不机械使用离线F1最优阈值。已有Brier分数分别约0.01317与0.01259，只对应当前行为标签的概率误差，不能将其解释为支付概率已经校准。</w:t>
            </w:r>
          </w:p>
          <w:p w14:paraId="6792A7E6" w14:textId="77777777" w:rsidR="005F273F" w:rsidRDefault="005F273F">
            <w:pPr>
              <w:pStyle w:val="ReportBody"/>
              <w:snapToGrid w:val="0"/>
              <w:rPr>
                <w:rFonts w:hint="eastAsia"/>
              </w:rPr>
            </w:pPr>
            <w:r>
              <w:t>辅助任务暴露了不同标签的难度。机票查询AP为0.3344，收藏AP为0.0855，明显低于持续关注主任务；收藏模型达到16轮上限，可能尚未充分收敛。渠道准确率为0.9742、四小时时段准确率为0.9024，对应多数类基线约0.1704和0.3245。较高的习惯预测成绩受到模拟规则稳定性的影响，需要与较弱的辅助任务一并呈现，避免只选择高分指标报告。</w:t>
            </w:r>
          </w:p>
          <w:p w14:paraId="00402024" w14:textId="77777777" w:rsidR="005F273F" w:rsidRDefault="005F273F">
            <w:pPr>
              <w:pStyle w:val="ReportBody"/>
              <w:snapToGrid w:val="0"/>
              <w:rPr>
                <w:rFonts w:hint="eastAsia"/>
              </w:rPr>
            </w:pPr>
            <w:r>
              <w:t>为考察模型在不同用户上的表现，独立实验将30000名模拟用户分为开发、验证和测试三组，选型过程与测试数据分离。原冻结实验及权重保留，独立实验同时比较强近期规则和新候选，评价重点是用户隔离及结果的不确定性。</w:t>
            </w:r>
          </w:p>
          <w:p w14:paraId="371DA2AD" w14:textId="77777777" w:rsidR="005F273F" w:rsidRDefault="005F273F">
            <w:pPr>
              <w:pStyle w:val="ReportBody"/>
              <w:snapToGrid w:val="0"/>
              <w:rPr>
                <w:rFonts w:hint="eastAsia"/>
              </w:rPr>
            </w:pPr>
            <w:r>
              <w:t>新增独立模拟实验在用户层面隔离开发、验证和测试。26000开发用户在三个相对截点构成3198000条用户—目的地训练样本；2000名验证用户只用于选型，2000名独立测试用户仅在选型封存后评价。测试6000个快照中5419个有相关目的地，581个无相关目的地单列。原模型、14天衰减规则和新候选都在同一测试集比较，结果见表7，不能将其与表6的原同用户时间测试横向相减。</w:t>
            </w:r>
          </w:p>
          <w:p w14:paraId="06F69707" w14:textId="77777777" w:rsidR="005F273F" w:rsidRDefault="005F273F">
            <w:pPr>
              <w:pStyle w:val="ReportCaption"/>
              <w:snapToGrid w:val="0"/>
              <w:jc w:val="center"/>
            </w:pPr>
            <w:r>
              <w:lastRenderedPageBreak/>
              <w:t>表</w:t>
            </w:r>
            <w:r>
              <w:t xml:space="preserve">7 </w:t>
            </w:r>
            <w:r>
              <w:t>新独立模拟测试的目的地排序结果</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268"/>
              <w:gridCol w:w="4025"/>
              <w:gridCol w:w="3005"/>
            </w:tblGrid>
            <w:tr w:rsidR="002D5F05" w14:paraId="1A83EEB8" w14:textId="77777777" w:rsidTr="00320082">
              <w:trPr>
                <w:cantSplit/>
                <w:tblHeader/>
                <w:jc w:val="center"/>
              </w:trPr>
              <w:tc>
                <w:tcPr>
                  <w:tcW w:w="2268"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3D0C90AE" w14:textId="77777777" w:rsidR="005F273F" w:rsidRDefault="005F273F" w:rsidP="00320082">
                  <w:pPr>
                    <w:keepNext/>
                    <w:spacing w:line="276" w:lineRule="auto"/>
                    <w:jc w:val="center"/>
                  </w:pPr>
                  <w:r>
                    <w:rPr>
                      <w:color w:val="000000"/>
                      <w:sz w:val="20"/>
                    </w:rPr>
                    <w:t>同一</w:t>
                  </w:r>
                  <w:r>
                    <w:rPr>
                      <w:color w:val="000000"/>
                      <w:sz w:val="20"/>
                    </w:rPr>
                    <w:t>2000</w:t>
                  </w:r>
                  <w:r>
                    <w:rPr>
                      <w:color w:val="000000"/>
                      <w:sz w:val="20"/>
                    </w:rPr>
                    <w:t>名测试用户</w:t>
                  </w:r>
                </w:p>
              </w:tc>
              <w:tc>
                <w:tcPr>
                  <w:tcW w:w="4025"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26173256" w14:textId="77777777" w:rsidR="005F273F" w:rsidRDefault="005F273F" w:rsidP="00320082">
                  <w:pPr>
                    <w:keepNext/>
                    <w:spacing w:line="276" w:lineRule="auto"/>
                    <w:jc w:val="center"/>
                  </w:pPr>
                  <w:r>
                    <w:rPr>
                      <w:color w:val="000000"/>
                      <w:sz w:val="20"/>
                    </w:rPr>
                    <w:t>Recall@3</w:t>
                  </w:r>
                </w:p>
              </w:tc>
              <w:tc>
                <w:tcPr>
                  <w:tcW w:w="3005"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62F2DFE3" w14:textId="77777777" w:rsidR="005F273F" w:rsidRDefault="005F273F" w:rsidP="00320082">
                  <w:pPr>
                    <w:keepNext/>
                    <w:spacing w:line="276" w:lineRule="auto"/>
                    <w:jc w:val="center"/>
                  </w:pPr>
                  <w:r>
                    <w:rPr>
                      <w:color w:val="000000"/>
                      <w:sz w:val="20"/>
                    </w:rPr>
                    <w:t>NDCG@3</w:t>
                  </w:r>
                </w:p>
              </w:tc>
            </w:tr>
            <w:tr w:rsidR="002D5F05" w14:paraId="18DC386E" w14:textId="77777777">
              <w:trPr>
                <w:cantSplit/>
                <w:jc w:val="center"/>
              </w:trPr>
              <w:tc>
                <w:tcPr>
                  <w:tcW w:w="2268"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5269C7DC" w14:textId="77777777" w:rsidR="005F273F" w:rsidRDefault="005F273F">
                  <w:pPr>
                    <w:keepNext/>
                    <w:spacing w:line="276" w:lineRule="auto"/>
                    <w:jc w:val="center"/>
                  </w:pPr>
                  <w:r>
                    <w:rPr>
                      <w:color w:val="000000"/>
                      <w:sz w:val="20"/>
                    </w:rPr>
                    <w:t>原</w:t>
                  </w:r>
                  <w:r>
                    <w:rPr>
                      <w:color w:val="000000"/>
                      <w:sz w:val="20"/>
                    </w:rPr>
                    <w:t>2024</w:t>
                  </w:r>
                  <w:r>
                    <w:rPr>
                      <w:color w:val="000000"/>
                      <w:sz w:val="20"/>
                    </w:rPr>
                    <w:t>冻结模型</w:t>
                  </w:r>
                </w:p>
              </w:tc>
              <w:tc>
                <w:tcPr>
                  <w:tcW w:w="402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3F25138C" w14:textId="77777777" w:rsidR="005F273F" w:rsidRDefault="005F273F">
                  <w:pPr>
                    <w:keepNext/>
                    <w:spacing w:line="276" w:lineRule="auto"/>
                    <w:jc w:val="center"/>
                  </w:pPr>
                  <w:r>
                    <w:rPr>
                      <w:color w:val="000000"/>
                      <w:sz w:val="20"/>
                    </w:rPr>
                    <w:t>0.9212</w:t>
                  </w:r>
                </w:p>
              </w:tc>
              <w:tc>
                <w:tcPr>
                  <w:tcW w:w="300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0C6BA66C" w14:textId="77777777" w:rsidR="005F273F" w:rsidRDefault="005F273F">
                  <w:pPr>
                    <w:keepNext/>
                    <w:spacing w:line="276" w:lineRule="auto"/>
                    <w:jc w:val="center"/>
                  </w:pPr>
                  <w:r>
                    <w:rPr>
                      <w:color w:val="000000"/>
                      <w:sz w:val="20"/>
                    </w:rPr>
                    <w:t>0.9105</w:t>
                  </w:r>
                </w:p>
              </w:tc>
            </w:tr>
            <w:tr w:rsidR="002D5F05" w14:paraId="3027F44B" w14:textId="77777777">
              <w:trPr>
                <w:cantSplit/>
                <w:jc w:val="center"/>
              </w:trPr>
              <w:tc>
                <w:tcPr>
                  <w:tcW w:w="2268"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536D9A78" w14:textId="77777777" w:rsidR="005F273F" w:rsidRDefault="005F273F">
                  <w:pPr>
                    <w:keepNext/>
                    <w:spacing w:line="276" w:lineRule="auto"/>
                    <w:jc w:val="center"/>
                  </w:pPr>
                  <w:r>
                    <w:rPr>
                      <w:color w:val="000000"/>
                      <w:sz w:val="20"/>
                    </w:rPr>
                    <w:t>验证集最强规则</w:t>
                  </w:r>
                  <w:r>
                    <w:rPr>
                      <w:color w:val="000000"/>
                      <w:sz w:val="20"/>
                    </w:rPr>
                    <w:t xml:space="preserve"> 14</w:t>
                  </w:r>
                  <w:r>
                    <w:rPr>
                      <w:color w:val="000000"/>
                      <w:sz w:val="20"/>
                    </w:rPr>
                    <w:t>天衰减</w:t>
                  </w:r>
                </w:p>
              </w:tc>
              <w:tc>
                <w:tcPr>
                  <w:tcW w:w="402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2ECBC483" w14:textId="77777777" w:rsidR="005F273F" w:rsidRDefault="005F273F">
                  <w:pPr>
                    <w:keepNext/>
                    <w:spacing w:line="276" w:lineRule="auto"/>
                    <w:jc w:val="center"/>
                  </w:pPr>
                  <w:r>
                    <w:rPr>
                      <w:color w:val="000000"/>
                      <w:sz w:val="20"/>
                    </w:rPr>
                    <w:t>0.9252</w:t>
                  </w:r>
                </w:p>
              </w:tc>
              <w:tc>
                <w:tcPr>
                  <w:tcW w:w="300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5A3EA40A" w14:textId="77777777" w:rsidR="005F273F" w:rsidRDefault="005F273F">
                  <w:pPr>
                    <w:keepNext/>
                    <w:spacing w:line="276" w:lineRule="auto"/>
                    <w:jc w:val="center"/>
                  </w:pPr>
                  <w:r>
                    <w:rPr>
                      <w:color w:val="000000"/>
                      <w:sz w:val="20"/>
                    </w:rPr>
                    <w:t>0.9122</w:t>
                  </w:r>
                </w:p>
              </w:tc>
            </w:tr>
            <w:tr w:rsidR="002D5F05" w14:paraId="20456C10" w14:textId="77777777">
              <w:trPr>
                <w:cantSplit/>
                <w:jc w:val="center"/>
              </w:trPr>
              <w:tc>
                <w:tcPr>
                  <w:tcW w:w="2268"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07D3A0DD" w14:textId="77777777" w:rsidR="005F273F" w:rsidRDefault="005F273F">
                  <w:pPr>
                    <w:keepNext/>
                    <w:spacing w:line="276" w:lineRule="auto"/>
                    <w:jc w:val="center"/>
                  </w:pPr>
                  <w:r>
                    <w:rPr>
                      <w:color w:val="000000"/>
                      <w:sz w:val="20"/>
                    </w:rPr>
                    <w:t>验证选定候选</w:t>
                  </w:r>
                  <w:r>
                    <w:rPr>
                      <w:color w:val="000000"/>
                      <w:sz w:val="20"/>
                    </w:rPr>
                    <w:t xml:space="preserve"> </w:t>
                  </w:r>
                  <w:r>
                    <w:rPr>
                      <w:color w:val="000000"/>
                      <w:sz w:val="20"/>
                    </w:rPr>
                    <w:t>近期特征梯度提升</w:t>
                  </w:r>
                </w:p>
              </w:tc>
              <w:tc>
                <w:tcPr>
                  <w:tcW w:w="402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5CCEF9ED" w14:textId="77777777" w:rsidR="005F273F" w:rsidRDefault="005F273F">
                  <w:pPr>
                    <w:keepNext/>
                    <w:spacing w:line="276" w:lineRule="auto"/>
                    <w:jc w:val="center"/>
                  </w:pPr>
                  <w:r>
                    <w:rPr>
                      <w:color w:val="000000"/>
                      <w:sz w:val="20"/>
                    </w:rPr>
                    <w:t>0.9246</w:t>
                  </w:r>
                </w:p>
              </w:tc>
              <w:tc>
                <w:tcPr>
                  <w:tcW w:w="300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0B56E96B" w14:textId="77777777" w:rsidR="005F273F" w:rsidRDefault="005F273F">
                  <w:pPr>
                    <w:keepNext/>
                    <w:spacing w:line="276" w:lineRule="auto"/>
                    <w:jc w:val="center"/>
                  </w:pPr>
                  <w:r>
                    <w:rPr>
                      <w:color w:val="000000"/>
                      <w:sz w:val="20"/>
                    </w:rPr>
                    <w:t>0.9129</w:t>
                  </w:r>
                </w:p>
              </w:tc>
            </w:tr>
          </w:tbl>
          <w:p w14:paraId="224F7283" w14:textId="77777777" w:rsidR="005F273F" w:rsidRDefault="005F273F">
            <w:pPr>
              <w:pStyle w:val="ReportBody"/>
              <w:snapToGrid w:val="0"/>
              <w:rPr>
                <w:rFonts w:hint="eastAsia"/>
              </w:rPr>
            </w:pPr>
            <w:r>
              <w:t>三种方法的AP分别为0.9012、0.9132和0.9179。500次按用户分组的配对Bootstrap显示，候选相对14天规则的NDCG用户均值差约0.000015，95%区间为[-0.001814，0.002151]；相对原模型的区间也包含0。用户均值与表7快照均值的权重不同，应分别解释。独立测试尚未支持候选具有稳定优势，平台继续使用原冻结模型。</w:t>
            </w:r>
          </w:p>
          <w:p w14:paraId="5CE8D71E" w14:textId="77777777" w:rsidR="005F273F" w:rsidRDefault="005F273F">
            <w:pPr>
              <w:pStyle w:val="ReportBody"/>
              <w:snapToGrid w:val="0"/>
              <w:rPr>
                <w:rFonts w:hint="eastAsia"/>
              </w:rPr>
            </w:pPr>
            <w:r>
              <w:t>分层结果中，广泛探索组Recall@3约0.0688、NDCG@3约0.0493，显著弱于稳定关注组，提示随机未来探索缺少可预测信号。当前优化成果是明确独立评估、强基线及换模门槛，而非保证分数提高。下一轮应预先定义新增协议与评价数据，不在已经封存的测试集上反复挑参数；真实使用者仍以本人确认的条件为准。</w:t>
            </w:r>
          </w:p>
          <w:p w14:paraId="6B917755" w14:textId="77777777" w:rsidR="005F273F" w:rsidRDefault="005F273F">
            <w:pPr>
              <w:pStyle w:val="af2"/>
              <w:snapToGrid w:val="0"/>
              <w:rPr>
                <w:rFonts w:hint="eastAsia"/>
              </w:rPr>
            </w:pPr>
            <w:r>
              <w:t>（七）原型验证与应用证据</w:t>
            </w:r>
          </w:p>
          <w:p w14:paraId="469BE520" w14:textId="77777777" w:rsidR="005F273F" w:rsidRDefault="005F273F">
            <w:pPr>
              <w:pStyle w:val="ReportBody"/>
              <w:snapToGrid w:val="0"/>
              <w:rPr>
                <w:rFonts w:hint="eastAsia"/>
              </w:rPr>
            </w:pPr>
            <w:r>
              <w:t>系统验证包括后端功能、浏览器操作和数据一致性检查。64项后端回归、19项浏览器检查以及五层框架与数据清单校验通过。检查覆盖账号归属、共享状态、活动切换、方案明细、模拟事件重播和移动端布局。测试验证功能行为，用户体验与经营效果另行评价。</w:t>
            </w:r>
          </w:p>
          <w:p w14:paraId="65B1D02B" w14:textId="77777777" w:rsidR="005F273F" w:rsidRDefault="005F273F">
            <w:pPr>
              <w:pStyle w:val="ReportBody"/>
              <w:snapToGrid w:val="0"/>
              <w:rPr>
                <w:rFonts w:hint="eastAsia"/>
              </w:rPr>
            </w:pPr>
            <w:r>
              <w:t>网站案例在独立模拟库中执行偏好保存、方案保存、活动建档、素材选择和模拟派发，调用与正式应用相同的字段约束及版本检查。营销素材选择实际调用本地Qwen，活动记录保留名单、素材和预测快照。附录八按操作顺序展示八个页面及其输出。</w:t>
            </w:r>
          </w:p>
          <w:p w14:paraId="718BEFC3" w14:textId="77777777" w:rsidR="005F273F" w:rsidRDefault="005F273F">
            <w:pPr>
              <w:pStyle w:val="ReportBody"/>
              <w:snapToGrid w:val="0"/>
              <w:rPr>
                <w:rFonts w:hint="eastAsia"/>
              </w:rPr>
            </w:pPr>
            <w:r>
              <w:t>网站中的关注验证要求决策前至少有7个活跃日期。封存排序后，观察未来7天是否在至少两个不同日期关注同一目的地。模拟案例采用原始历史行为满足前置条件，依时间顺序载入后续行为；这项评价与月度模型实验分别统计。</w:t>
            </w:r>
          </w:p>
          <w:p w14:paraId="207A0C7E" w14:textId="77777777" w:rsidR="005F273F" w:rsidRDefault="005F273F">
            <w:pPr>
              <w:pStyle w:val="af2"/>
              <w:snapToGrid w:val="0"/>
              <w:rPr>
                <w:rFonts w:hint="eastAsia"/>
              </w:rPr>
            </w:pPr>
            <w:r>
              <w:t>（八）万人模拟使用案例与网站版本比较</w:t>
            </w:r>
          </w:p>
          <w:p w14:paraId="053E12F9" w14:textId="77777777" w:rsidR="005F273F" w:rsidRDefault="005F273F">
            <w:pPr>
              <w:pStyle w:val="ReportBody"/>
              <w:snapToGrid w:val="0"/>
              <w:rPr>
                <w:rFonts w:hint="eastAsia"/>
              </w:rPr>
            </w:pPr>
            <w:r>
              <w:t>案例选用原10000名模拟旅客，出发地沿用原始usual_departure_city字段，以2024年9月24日为截点。共享、兴趣填写、规划和保存行为按照场景概率及固定种子生成，</w:t>
            </w:r>
            <w:r>
              <w:lastRenderedPageBreak/>
              <w:t>账号和操作记录存放于独立模拟库。该人口属于30000人数据清单中的开发样本，未作为新增独立测试用户。</w:t>
            </w:r>
          </w:p>
          <w:p w14:paraId="396A7BBA" w14:textId="77777777" w:rsidR="005F273F" w:rsidRDefault="005F273F">
            <w:pPr>
              <w:pStyle w:val="ReportCaption"/>
              <w:snapToGrid w:val="0"/>
              <w:jc w:val="center"/>
            </w:pPr>
            <w:r>
              <w:t>表</w:t>
            </w:r>
            <w:r>
              <w:t xml:space="preserve">8 </w:t>
            </w:r>
            <w:r>
              <w:t>万人模拟案例的方案与营销流程结果</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268"/>
              <w:gridCol w:w="4025"/>
              <w:gridCol w:w="3005"/>
            </w:tblGrid>
            <w:tr w:rsidR="002D5F05" w14:paraId="3220E93B" w14:textId="77777777" w:rsidTr="00320082">
              <w:trPr>
                <w:cantSplit/>
                <w:tblHeader/>
                <w:jc w:val="center"/>
              </w:trPr>
              <w:tc>
                <w:tcPr>
                  <w:tcW w:w="2268"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45195AEC" w14:textId="77777777" w:rsidR="005F273F" w:rsidRDefault="005F273F" w:rsidP="00320082">
                  <w:pPr>
                    <w:keepNext/>
                    <w:spacing w:line="276" w:lineRule="auto"/>
                    <w:jc w:val="center"/>
                  </w:pPr>
                  <w:r>
                    <w:rPr>
                      <w:color w:val="000000"/>
                      <w:sz w:val="20"/>
                    </w:rPr>
                    <w:t>指标</w:t>
                  </w:r>
                </w:p>
              </w:tc>
              <w:tc>
                <w:tcPr>
                  <w:tcW w:w="4025"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78C1ED18" w14:textId="77777777" w:rsidR="005F273F" w:rsidRDefault="005F273F" w:rsidP="00320082">
                  <w:pPr>
                    <w:keepNext/>
                    <w:spacing w:line="276" w:lineRule="auto"/>
                    <w:jc w:val="center"/>
                  </w:pPr>
                  <w:r>
                    <w:rPr>
                      <w:color w:val="000000"/>
                      <w:sz w:val="20"/>
                    </w:rPr>
                    <w:t>数量及占</w:t>
                  </w:r>
                  <w:r>
                    <w:rPr>
                      <w:color w:val="000000"/>
                      <w:sz w:val="20"/>
                    </w:rPr>
                    <w:t>10000</w:t>
                  </w:r>
                  <w:r>
                    <w:rPr>
                      <w:color w:val="000000"/>
                      <w:sz w:val="20"/>
                    </w:rPr>
                    <w:t>名模拟人口比例</w:t>
                  </w:r>
                </w:p>
              </w:tc>
              <w:tc>
                <w:tcPr>
                  <w:tcW w:w="3005"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42B197FF" w14:textId="77777777" w:rsidR="005F273F" w:rsidRDefault="005F273F" w:rsidP="00320082">
                  <w:pPr>
                    <w:keepNext/>
                    <w:spacing w:line="276" w:lineRule="auto"/>
                    <w:jc w:val="center"/>
                  </w:pPr>
                  <w:r>
                    <w:rPr>
                      <w:color w:val="000000"/>
                      <w:sz w:val="20"/>
                    </w:rPr>
                    <w:t>解释范围</w:t>
                  </w:r>
                </w:p>
              </w:tc>
            </w:tr>
            <w:tr w:rsidR="002D5F05" w14:paraId="2159663B" w14:textId="77777777">
              <w:trPr>
                <w:cantSplit/>
                <w:jc w:val="center"/>
              </w:trPr>
              <w:tc>
                <w:tcPr>
                  <w:tcW w:w="2268"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33A03CDF" w14:textId="77777777" w:rsidR="005F273F" w:rsidRDefault="005F273F">
                  <w:pPr>
                    <w:keepNext/>
                    <w:spacing w:line="276" w:lineRule="auto"/>
                    <w:jc w:val="center"/>
                  </w:pPr>
                  <w:r>
                    <w:rPr>
                      <w:color w:val="000000"/>
                      <w:sz w:val="20"/>
                    </w:rPr>
                    <w:t>模拟共享范围</w:t>
                  </w:r>
                </w:p>
              </w:tc>
              <w:tc>
                <w:tcPr>
                  <w:tcW w:w="402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254C18F2" w14:textId="77777777" w:rsidR="005F273F" w:rsidRDefault="005F273F">
                  <w:pPr>
                    <w:keepNext/>
                    <w:spacing w:line="276" w:lineRule="auto"/>
                    <w:jc w:val="center"/>
                  </w:pPr>
                  <w:r>
                    <w:rPr>
                      <w:color w:val="000000"/>
                      <w:sz w:val="20"/>
                    </w:rPr>
                    <w:t>8210</w:t>
                  </w:r>
                  <w:r>
                    <w:rPr>
                      <w:color w:val="000000"/>
                      <w:sz w:val="20"/>
                    </w:rPr>
                    <w:t>（</w:t>
                  </w:r>
                  <w:r>
                    <w:rPr>
                      <w:color w:val="000000"/>
                      <w:sz w:val="20"/>
                    </w:rPr>
                    <w:t>82.10%</w:t>
                  </w:r>
                  <w:r>
                    <w:rPr>
                      <w:color w:val="000000"/>
                      <w:sz w:val="20"/>
                    </w:rPr>
                    <w:t>）</w:t>
                  </w:r>
                </w:p>
              </w:tc>
              <w:tc>
                <w:tcPr>
                  <w:tcW w:w="300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7365BEE6" w14:textId="77777777" w:rsidR="005F273F" w:rsidRDefault="005F273F">
                  <w:pPr>
                    <w:keepNext/>
                    <w:spacing w:line="276" w:lineRule="auto"/>
                    <w:jc w:val="center"/>
                  </w:pPr>
                  <w:r>
                    <w:rPr>
                      <w:color w:val="000000"/>
                      <w:sz w:val="20"/>
                    </w:rPr>
                    <w:t>场景参数决定的可分析范围</w:t>
                  </w:r>
                </w:p>
              </w:tc>
            </w:tr>
            <w:tr w:rsidR="002D5F05" w14:paraId="07412E7F" w14:textId="77777777">
              <w:trPr>
                <w:cantSplit/>
                <w:jc w:val="center"/>
              </w:trPr>
              <w:tc>
                <w:tcPr>
                  <w:tcW w:w="2268"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7DB3B5D4" w14:textId="77777777" w:rsidR="005F273F" w:rsidRDefault="005F273F">
                  <w:pPr>
                    <w:keepNext/>
                    <w:spacing w:line="276" w:lineRule="auto"/>
                    <w:jc w:val="center"/>
                  </w:pPr>
                  <w:r>
                    <w:rPr>
                      <w:color w:val="000000"/>
                      <w:sz w:val="20"/>
                    </w:rPr>
                    <w:t>共享内已保存当前方案</w:t>
                  </w:r>
                </w:p>
              </w:tc>
              <w:tc>
                <w:tcPr>
                  <w:tcW w:w="402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72538265" w14:textId="77777777" w:rsidR="005F273F" w:rsidRDefault="005F273F">
                  <w:pPr>
                    <w:keepNext/>
                    <w:spacing w:line="276" w:lineRule="auto"/>
                    <w:jc w:val="center"/>
                  </w:pPr>
                  <w:r>
                    <w:rPr>
                      <w:color w:val="000000"/>
                      <w:sz w:val="20"/>
                    </w:rPr>
                    <w:t>4809</w:t>
                  </w:r>
                  <w:r>
                    <w:rPr>
                      <w:color w:val="000000"/>
                      <w:sz w:val="20"/>
                    </w:rPr>
                    <w:t>（</w:t>
                  </w:r>
                  <w:r>
                    <w:rPr>
                      <w:color w:val="000000"/>
                      <w:sz w:val="20"/>
                    </w:rPr>
                    <w:t>48.09%</w:t>
                  </w:r>
                  <w:r>
                    <w:rPr>
                      <w:color w:val="000000"/>
                      <w:sz w:val="20"/>
                    </w:rPr>
                    <w:t>）</w:t>
                  </w:r>
                </w:p>
              </w:tc>
              <w:tc>
                <w:tcPr>
                  <w:tcW w:w="300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08BE4A9D" w14:textId="77777777" w:rsidR="005F273F" w:rsidRDefault="005F273F">
                  <w:pPr>
                    <w:keepNext/>
                    <w:spacing w:line="276" w:lineRule="auto"/>
                    <w:jc w:val="center"/>
                  </w:pPr>
                  <w:r>
                    <w:rPr>
                      <w:color w:val="000000"/>
                      <w:sz w:val="20"/>
                    </w:rPr>
                    <w:t>按当前偏好版本统计</w:t>
                  </w:r>
                </w:p>
              </w:tc>
            </w:tr>
            <w:tr w:rsidR="002D5F05" w14:paraId="0F9F3336" w14:textId="77777777">
              <w:trPr>
                <w:cantSplit/>
                <w:jc w:val="center"/>
              </w:trPr>
              <w:tc>
                <w:tcPr>
                  <w:tcW w:w="2268"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6AA18039" w14:textId="77777777" w:rsidR="005F273F" w:rsidRDefault="005F273F">
                  <w:pPr>
                    <w:keepNext/>
                    <w:spacing w:line="276" w:lineRule="auto"/>
                    <w:jc w:val="center"/>
                  </w:pPr>
                  <w:r>
                    <w:rPr>
                      <w:color w:val="000000"/>
                      <w:sz w:val="20"/>
                    </w:rPr>
                    <w:t>完整仿真航班方案</w:t>
                  </w:r>
                </w:p>
              </w:tc>
              <w:tc>
                <w:tcPr>
                  <w:tcW w:w="402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50C0EC7D" w14:textId="77777777" w:rsidR="005F273F" w:rsidRDefault="005F273F">
                  <w:pPr>
                    <w:keepNext/>
                    <w:spacing w:line="276" w:lineRule="auto"/>
                    <w:jc w:val="center"/>
                  </w:pPr>
                  <w:r>
                    <w:rPr>
                      <w:color w:val="000000"/>
                      <w:sz w:val="20"/>
                    </w:rPr>
                    <w:t>5829</w:t>
                  </w:r>
                  <w:r>
                    <w:rPr>
                      <w:color w:val="000000"/>
                      <w:sz w:val="20"/>
                    </w:rPr>
                    <w:t>（</w:t>
                  </w:r>
                  <w:r>
                    <w:rPr>
                      <w:color w:val="000000"/>
                      <w:sz w:val="20"/>
                    </w:rPr>
                    <w:t>58.29%</w:t>
                  </w:r>
                  <w:r>
                    <w:rPr>
                      <w:color w:val="000000"/>
                      <w:sz w:val="20"/>
                    </w:rPr>
                    <w:t>）</w:t>
                  </w:r>
                </w:p>
              </w:tc>
              <w:tc>
                <w:tcPr>
                  <w:tcW w:w="300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143D52D3" w14:textId="77777777" w:rsidR="005F273F" w:rsidRDefault="005F273F">
                  <w:pPr>
                    <w:keepNext/>
                    <w:spacing w:line="276" w:lineRule="auto"/>
                    <w:jc w:val="center"/>
                  </w:pPr>
                  <w:r>
                    <w:rPr>
                      <w:color w:val="000000"/>
                      <w:sz w:val="20"/>
                    </w:rPr>
                    <w:t>历史样本与合成字段分别标注</w:t>
                  </w:r>
                </w:p>
              </w:tc>
            </w:tr>
            <w:tr w:rsidR="002D5F05" w14:paraId="0BAEAA4B" w14:textId="77777777">
              <w:trPr>
                <w:cantSplit/>
                <w:jc w:val="center"/>
              </w:trPr>
              <w:tc>
                <w:tcPr>
                  <w:tcW w:w="2268"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697C47D3" w14:textId="77777777" w:rsidR="005F273F" w:rsidRDefault="005F273F">
                  <w:pPr>
                    <w:keepNext/>
                    <w:spacing w:line="276" w:lineRule="auto"/>
                    <w:jc w:val="center"/>
                  </w:pPr>
                  <w:r>
                    <w:rPr>
                      <w:color w:val="000000"/>
                      <w:sz w:val="20"/>
                    </w:rPr>
                    <w:t>本地模拟发送</w:t>
                  </w:r>
                </w:p>
              </w:tc>
              <w:tc>
                <w:tcPr>
                  <w:tcW w:w="402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5FDC661B" w14:textId="77777777" w:rsidR="005F273F" w:rsidRDefault="005F273F">
                  <w:pPr>
                    <w:keepNext/>
                    <w:spacing w:line="276" w:lineRule="auto"/>
                    <w:jc w:val="center"/>
                  </w:pPr>
                  <w:r>
                    <w:rPr>
                      <w:color w:val="000000"/>
                      <w:sz w:val="20"/>
                    </w:rPr>
                    <w:t>419</w:t>
                  </w:r>
                  <w:r>
                    <w:rPr>
                      <w:color w:val="000000"/>
                      <w:sz w:val="20"/>
                    </w:rPr>
                    <w:t>（</w:t>
                  </w:r>
                  <w:r>
                    <w:rPr>
                      <w:color w:val="000000"/>
                      <w:sz w:val="20"/>
                    </w:rPr>
                    <w:t>4.19%</w:t>
                  </w:r>
                  <w:r>
                    <w:rPr>
                      <w:color w:val="000000"/>
                      <w:sz w:val="20"/>
                    </w:rPr>
                    <w:t>）</w:t>
                  </w:r>
                </w:p>
              </w:tc>
              <w:tc>
                <w:tcPr>
                  <w:tcW w:w="300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25460EB3" w14:textId="77777777" w:rsidR="005F273F" w:rsidRDefault="005F273F">
                  <w:pPr>
                    <w:keepNext/>
                    <w:spacing w:line="276" w:lineRule="auto"/>
                    <w:jc w:val="center"/>
                  </w:pPr>
                  <w:r>
                    <w:rPr>
                      <w:color w:val="000000"/>
                      <w:sz w:val="20"/>
                    </w:rPr>
                    <w:t>三个活动成员不重叠</w:t>
                  </w:r>
                </w:p>
              </w:tc>
            </w:tr>
            <w:tr w:rsidR="002D5F05" w14:paraId="1714C6EA" w14:textId="77777777">
              <w:trPr>
                <w:cantSplit/>
                <w:jc w:val="center"/>
              </w:trPr>
              <w:tc>
                <w:tcPr>
                  <w:tcW w:w="2268"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46C7BABD" w14:textId="77777777" w:rsidR="005F273F" w:rsidRDefault="005F273F">
                  <w:pPr>
                    <w:keepNext/>
                    <w:spacing w:line="276" w:lineRule="auto"/>
                    <w:jc w:val="center"/>
                  </w:pPr>
                  <w:r>
                    <w:rPr>
                      <w:color w:val="000000"/>
                      <w:sz w:val="20"/>
                    </w:rPr>
                    <w:t>模拟送达</w:t>
                  </w:r>
                </w:p>
              </w:tc>
              <w:tc>
                <w:tcPr>
                  <w:tcW w:w="402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7753C70A" w14:textId="77777777" w:rsidR="005F273F" w:rsidRDefault="005F273F">
                  <w:pPr>
                    <w:keepNext/>
                    <w:spacing w:line="276" w:lineRule="auto"/>
                    <w:jc w:val="center"/>
                  </w:pPr>
                  <w:r>
                    <w:rPr>
                      <w:color w:val="000000"/>
                      <w:sz w:val="20"/>
                    </w:rPr>
                    <w:t>391</w:t>
                  </w:r>
                  <w:r>
                    <w:rPr>
                      <w:color w:val="000000"/>
                      <w:sz w:val="20"/>
                    </w:rPr>
                    <w:t>（</w:t>
                  </w:r>
                  <w:r>
                    <w:rPr>
                      <w:color w:val="000000"/>
                      <w:sz w:val="20"/>
                    </w:rPr>
                    <w:t>3.91%</w:t>
                  </w:r>
                  <w:r>
                    <w:rPr>
                      <w:color w:val="000000"/>
                      <w:sz w:val="20"/>
                    </w:rPr>
                    <w:t>）</w:t>
                  </w:r>
                </w:p>
              </w:tc>
              <w:tc>
                <w:tcPr>
                  <w:tcW w:w="300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6407B76D" w14:textId="77777777" w:rsidR="005F273F" w:rsidRDefault="005F273F">
                  <w:pPr>
                    <w:keepNext/>
                    <w:spacing w:line="276" w:lineRule="auto"/>
                    <w:jc w:val="center"/>
                  </w:pPr>
                  <w:r>
                    <w:rPr>
                      <w:color w:val="000000"/>
                      <w:sz w:val="20"/>
                    </w:rPr>
                    <w:t>另有</w:t>
                  </w:r>
                  <w:r>
                    <w:rPr>
                      <w:color w:val="000000"/>
                      <w:sz w:val="20"/>
                    </w:rPr>
                    <w:t>28</w:t>
                  </w:r>
                  <w:r>
                    <w:rPr>
                      <w:color w:val="000000"/>
                      <w:sz w:val="20"/>
                    </w:rPr>
                    <w:t>条模拟发送失败</w:t>
                  </w:r>
                </w:p>
              </w:tc>
            </w:tr>
            <w:tr w:rsidR="002D5F05" w14:paraId="2586345B" w14:textId="77777777">
              <w:trPr>
                <w:cantSplit/>
                <w:jc w:val="center"/>
              </w:trPr>
              <w:tc>
                <w:tcPr>
                  <w:tcW w:w="2268"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131FAB38" w14:textId="77777777" w:rsidR="005F273F" w:rsidRDefault="005F273F">
                  <w:pPr>
                    <w:keepNext/>
                    <w:spacing w:line="276" w:lineRule="auto"/>
                    <w:jc w:val="center"/>
                  </w:pPr>
                  <w:r>
                    <w:rPr>
                      <w:color w:val="000000"/>
                      <w:sz w:val="20"/>
                    </w:rPr>
                    <w:t>模拟点击</w:t>
                  </w:r>
                </w:p>
              </w:tc>
              <w:tc>
                <w:tcPr>
                  <w:tcW w:w="402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40F83D43" w14:textId="77777777" w:rsidR="005F273F" w:rsidRDefault="005F273F">
                  <w:pPr>
                    <w:keepNext/>
                    <w:spacing w:line="276" w:lineRule="auto"/>
                    <w:jc w:val="center"/>
                  </w:pPr>
                  <w:r>
                    <w:rPr>
                      <w:color w:val="000000"/>
                      <w:sz w:val="20"/>
                    </w:rPr>
                    <w:t>70</w:t>
                  </w:r>
                  <w:r>
                    <w:rPr>
                      <w:color w:val="000000"/>
                      <w:sz w:val="20"/>
                    </w:rPr>
                    <w:t>（</w:t>
                  </w:r>
                  <w:r>
                    <w:rPr>
                      <w:color w:val="000000"/>
                      <w:sz w:val="20"/>
                    </w:rPr>
                    <w:t>0.70%</w:t>
                  </w:r>
                  <w:r>
                    <w:rPr>
                      <w:color w:val="000000"/>
                      <w:sz w:val="20"/>
                    </w:rPr>
                    <w:t>）</w:t>
                  </w:r>
                </w:p>
              </w:tc>
              <w:tc>
                <w:tcPr>
                  <w:tcW w:w="300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0E531CD8" w14:textId="77777777" w:rsidR="005F273F" w:rsidRDefault="005F273F">
                  <w:pPr>
                    <w:keepNext/>
                    <w:spacing w:line="276" w:lineRule="auto"/>
                    <w:jc w:val="center"/>
                  </w:pPr>
                  <w:r>
                    <w:rPr>
                      <w:color w:val="000000"/>
                      <w:sz w:val="20"/>
                    </w:rPr>
                    <w:t>模拟阅读</w:t>
                  </w:r>
                  <w:r>
                    <w:rPr>
                      <w:color w:val="000000"/>
                      <w:sz w:val="20"/>
                    </w:rPr>
                    <w:t>247</w:t>
                  </w:r>
                  <w:r>
                    <w:rPr>
                      <w:color w:val="000000"/>
                      <w:sz w:val="20"/>
                    </w:rPr>
                    <w:t>次、查看方案</w:t>
                  </w:r>
                  <w:r>
                    <w:rPr>
                      <w:color w:val="000000"/>
                      <w:sz w:val="20"/>
                    </w:rPr>
                    <w:t>27</w:t>
                  </w:r>
                  <w:r>
                    <w:rPr>
                      <w:color w:val="000000"/>
                      <w:sz w:val="20"/>
                    </w:rPr>
                    <w:t>次</w:t>
                  </w:r>
                </w:p>
              </w:tc>
            </w:tr>
          </w:tbl>
          <w:p w14:paraId="28934F24" w14:textId="77777777" w:rsidR="005F273F" w:rsidRDefault="005F273F">
            <w:pPr>
              <w:pStyle w:val="ReportBody"/>
              <w:snapToGrid w:val="0"/>
              <w:rPr>
                <w:rFonts w:hint="eastAsia"/>
              </w:rPr>
            </w:pPr>
            <w:r>
              <w:t>表8以10000名模拟旅客为统一分母。全体完成偏好保存，5829人保存方案，其中4809人属于模拟共享范围；7次方案请求因航线参考不足未生成结果。仿真航班用于核对票价和预算条件，与联网查询记录分别管理。419名活动成员各对应一条消息，阅读、点击和方案查看分别记录。</w:t>
            </w:r>
          </w:p>
          <w:p w14:paraId="364FE7E1" w14:textId="77777777" w:rsidR="005F273F" w:rsidRDefault="005F273F">
            <w:pPr>
              <w:pStyle w:val="ReportBody"/>
              <w:snapToGrid w:val="0"/>
              <w:rPr>
                <w:rFonts w:hint="eastAsia"/>
              </w:rPr>
            </w:pPr>
            <w:r>
              <w:t>模拟共享客群中，6739人具有场景赋值的兴趣主题，1471人保留未填写状态。方案仍受原航司、日期与预算约束。批量个人方案采用模板，三个活动的素材选择分别调用本地Qwen，审核检查由程序回放；独立的人工内容质量评价安排见下一节。</w:t>
            </w:r>
          </w:p>
          <w:p w14:paraId="327F6760" w14:textId="77777777" w:rsidR="005F273F" w:rsidRDefault="005F273F">
            <w:pPr>
              <w:pStyle w:val="ReportBody"/>
              <w:snapToGrid w:val="0"/>
              <w:rPr>
                <w:rFonts w:hint="eastAsia"/>
              </w:rPr>
            </w:pPr>
            <w:r>
              <w:t>营销人员按已保存方案、明确计划和目的地形成郑州141人、北京141人、兰州137人的活动，共419名模拟成员。三份素材实际调用本地Qwen选择版本，程序填入事实并自动回放三项检查。之后本地模拟通道依次记录派发、送达、阅读、点击和查看方案，合成反馈与原模拟未来关注分别存储，不将触达事件加入需求预测标签。</w:t>
            </w:r>
          </w:p>
          <w:p w14:paraId="5CAD9009" w14:textId="77777777" w:rsidR="005F273F" w:rsidRDefault="005F273F">
            <w:pPr>
              <w:pStyle w:val="ReportBody"/>
              <w:snapToGrid w:val="0"/>
              <w:rPr>
                <w:rFonts w:hint="eastAsia"/>
              </w:rPr>
            </w:pPr>
            <w:r>
              <w:t>需求验证先封存三个活动的14天衰减规则排序，再导入2024年9月25日至10月1日原模拟行为，并将虚拟时钟推进至窗口结束后。三个活动共有419名模拟成员，418名在未来窗口有相关目的地、1名无相关项；有相关项者加权Recall@3为0.9406。该结果只检验所选模拟活动中的未来关注，不是全体万人准确率、独立新用户测试或新营销文案效果。</w:t>
            </w:r>
          </w:p>
          <w:p w14:paraId="097B9206" w14:textId="77777777" w:rsidR="005F273F" w:rsidRDefault="005F273F">
            <w:pPr>
              <w:pStyle w:val="ReportBody"/>
              <w:keepNext/>
              <w:snapToGrid w:val="0"/>
              <w:rPr>
                <w:rFonts w:hint="eastAsia"/>
              </w:rPr>
            </w:pPr>
            <w:r>
              <w:t>国庆出行服务的营销流程</w:t>
            </w:r>
          </w:p>
          <w:p w14:paraId="649DA11B" w14:textId="77777777" w:rsidR="005F273F" w:rsidRDefault="005F273F">
            <w:pPr>
              <w:pStyle w:val="ReportBody"/>
              <w:snapToGrid w:val="0"/>
              <w:rPr>
                <w:rFonts w:hint="eastAsia"/>
              </w:rPr>
            </w:pPr>
            <w:r>
              <w:t>营销任务设定为国庆出行服务准备：先从万人样本中确定可分析的旅客和目的地，再</w:t>
            </w:r>
            <w:r>
              <w:lastRenderedPageBreak/>
              <w:t>形成活动名单、核对行程条件、准备素材，最后查看模拟反馈与后续关注。以下以郑州141人活动为主线，完整界面见附录八。</w:t>
            </w:r>
          </w:p>
          <w:p w14:paraId="0E3A7A1B" w14:textId="77777777" w:rsidR="005F273F" w:rsidRDefault="005F273F">
            <w:pPr>
              <w:pStyle w:val="ReportBody"/>
              <w:snapToGrid w:val="0"/>
              <w:rPr>
                <w:rFonts w:hint="eastAsia"/>
              </w:rPr>
            </w:pPr>
            <w:r>
              <w:t>第1步，查看“旅行方案”。营销人员可读取4809份已共享方案。示例旅客从上海到郑州，10月1日出发、3日返回，长者同行；每名成人总预算5000元，单程机票上限2000元，仅选南方航空。每日安排、住宿和费用由此成为后续推荐的依据。</w:t>
            </w:r>
          </w:p>
          <w:p w14:paraId="746B037F" w14:textId="77777777" w:rsidR="005F273F" w:rsidRDefault="005F273F">
            <w:pPr>
              <w:pStyle w:val="ReportBody"/>
              <w:snapToGrid w:val="0"/>
              <w:rPr>
                <w:rFonts w:hint="eastAsia"/>
              </w:rPr>
            </w:pPr>
            <w:r>
              <w:t>第2步，查看“活动总览”。10000名模拟旅客中，8210人进入共享范围；其中5961人有明确计划，1576人探索灵感，673人暂缓出游。营销人员先处理已有计划，再按目的地组织活动，暂缓出游者留在观察范围。总人口、共享人数、方案人数与活动人数分别显示。</w:t>
            </w:r>
          </w:p>
          <w:p w14:paraId="487206FD" w14:textId="77777777" w:rsidR="005F273F" w:rsidRDefault="005F273F">
            <w:pPr>
              <w:pStyle w:val="ReportBody"/>
              <w:snapToGrid w:val="0"/>
              <w:rPr>
                <w:rFonts w:hint="eastAsia"/>
              </w:rPr>
            </w:pPr>
            <w:r>
              <w:t>第3步，查看“需求洞察”。页面用图表呈现兴趣、同行方式、住宿、日期弹性和预算分布，帮助营销人员选择服务内容及需要补充确认的问题。6739人有兴趣主题，1471人未填写；未填写信息保持为空，航司与预算仍以个人条件为准。</w:t>
            </w:r>
          </w:p>
          <w:p w14:paraId="5982E875" w14:textId="77777777" w:rsidR="005F273F" w:rsidRDefault="005F273F">
            <w:pPr>
              <w:pStyle w:val="ReportBody"/>
              <w:snapToGrid w:val="0"/>
              <w:rPr>
                <w:rFonts w:hint="eastAsia"/>
              </w:rPr>
            </w:pPr>
            <w:r>
              <w:t>第4步，进入“潜客与画像”。将目的地限定为郑州，再筛选明确计划且已保存方案的旅客，得到141名活动成员。人员编号关联其偏好、行为依据和版本。按相同条件建立北京141人、兰州137人的活动，三个名单不重叠，共419人。</w:t>
            </w:r>
          </w:p>
          <w:p w14:paraId="0E1CB476" w14:textId="77777777" w:rsidR="005F273F" w:rsidRDefault="005F273F">
            <w:pPr>
              <w:pStyle w:val="ReportBody"/>
              <w:snapToGrid w:val="0"/>
              <w:rPr>
                <w:rFonts w:hint="eastAsia"/>
              </w:rPr>
            </w:pPr>
            <w:r>
              <w:t>第5步，核对“航线与策略”。5829份方案共包含11658个航段，457段引用2024年航班记录，11201段按固定种子合成，编号以SIM-开头。示例去程为南航SIM-CZ2961，10月1日15:45—18:39，1540元；返程为SIM-CZ5330，10月3日09:20—12:31，1210元。往返2750元，全程估算4565元，均满足原预算。页面同时显示机场、时间、价格来源和费用组成，供营销人员逐项核对。</w:t>
            </w:r>
          </w:p>
          <w:p w14:paraId="7E43D22E" w14:textId="77777777" w:rsidR="005F273F" w:rsidRDefault="005F273F">
            <w:pPr>
              <w:pStyle w:val="ReportBody"/>
              <w:snapToGrid w:val="0"/>
              <w:rPr>
                <w:rFonts w:hint="eastAsia"/>
              </w:rPr>
            </w:pPr>
            <w:r>
              <w:t>第6步，准备“创意工坊”素材。本地Qwen分别为三个活动选择文案版本。郑州活动使用“郑州行前准备”，提醒旅客核对日期、航司及费用；人数和关键事实由程序填入。事实、共享状态和效果说明三项检查通过后保存版本，素材或名单变化时重新审核。</w:t>
            </w:r>
          </w:p>
          <w:p w14:paraId="0AE31B36" w14:textId="77777777" w:rsidR="005F273F" w:rsidRDefault="005F273F">
            <w:pPr>
              <w:pStyle w:val="ReportBody"/>
              <w:snapToGrid w:val="0"/>
              <w:rPr>
                <w:rFonts w:hint="eastAsia"/>
              </w:rPr>
            </w:pPr>
            <w:r>
              <w:t>第7步，进入“渠道触达”。本地模拟通道记录419条派发消息，其中送达391条、失败28条，随后产生247次阅读、70次点击和27次方案查看。事件可按时间顺序重播，并关联名单、偏好和素材版本。场景概率分别为送达94%、送达后阅读68%、阅读后点击28%、点击后查看方案45%。</w:t>
            </w:r>
          </w:p>
          <w:p w14:paraId="45979AB1" w14:textId="77777777" w:rsidR="005F273F" w:rsidRDefault="005F273F">
            <w:pPr>
              <w:pStyle w:val="ReportBody"/>
              <w:snapToGrid w:val="0"/>
              <w:rPr>
                <w:rFonts w:hint="eastAsia"/>
              </w:rPr>
            </w:pPr>
            <w:r>
              <w:t>第8步，在“效果复盘”查看两组结果。模拟送达点击率为70/391，即17.9%；关注验证先封存9月24日的排序，再观察后7天行为。郑州活动Recall@3为0.9362；三活动</w:t>
            </w:r>
            <w:r>
              <w:lastRenderedPageBreak/>
              <w:t>418名旅客有相关目的地、1名无相关项，有相关项者加权Recall@3为0.9406。前者描述模拟渠道反馈，后者评价所选样本的未来关注，两项指标分别展示。</w:t>
            </w:r>
          </w:p>
          <w:p w14:paraId="64165B5B" w14:textId="77777777" w:rsidR="00D81396" w:rsidRDefault="005F273F">
            <w:pPr>
              <w:pStyle w:val="ReportBody"/>
              <w:snapToGrid w:val="0"/>
              <w:rPr>
                <w:rFonts w:hint="eastAsia"/>
              </w:rPr>
            </w:pPr>
            <w:r>
              <w:t>郑州活动贯穿了八个页面。一位上海出发、长者同行的虚拟旅客先明确南航、10月1日至3日及5000元总预算，营销人员据此查看行程，将其纳入郑州141人活动，核对2750元往返仿真机票及4565元全程费用，再准备行前素材。渠道页关联同一活动版本的模拟执行与反馈，复盘页检查封存后的未来关注。营销人员可沿活动记录复核旅客条件、产品信息和素材版本。</w:t>
            </w:r>
          </w:p>
          <w:p w14:paraId="48BB90D8" w14:textId="77777777" w:rsidR="00D81396" w:rsidRDefault="005F273F">
            <w:pPr>
              <w:pStyle w:val="ReportBody"/>
              <w:snapToGrid w:val="0"/>
              <w:rPr>
                <w:rFonts w:hint="eastAsia"/>
              </w:rPr>
            </w:pPr>
            <w:r>
              <w:t>复盘后的管理动作同样需要解释。391条模拟送达对应247次阅读、70次点击与27次方案查看，支持展示哪些环节可被观察；28条模拟失败作为待核对记录保留。后续试点可分别检查未送达原因、内容相关性和方案页面的信息完整度，再设计受控比较。不同阶段之间的落差只能形成待验证问题，不能直接归因于文案优劣，更不能把27次查看当作27张订单。</w:t>
            </w:r>
          </w:p>
          <w:p w14:paraId="5EB07FB1" w14:textId="77777777" w:rsidR="005F273F" w:rsidRDefault="005F273F">
            <w:pPr>
              <w:pStyle w:val="ReportBody"/>
              <w:snapToGrid w:val="0"/>
              <w:rPr>
                <w:rFonts w:hint="eastAsia"/>
              </w:rPr>
            </w:pPr>
            <w:r>
              <w:t>八个页面将旅客条件、活动名单、产品核验、素材审核和反馈记录串联起来。营销人员能够从一项活动追溯到具体方案，检查信息缺失及版本变化。流程验收回答系统能否完成这些任务；工时、体验和订单增量则需要在实际试点中测量。</w:t>
            </w:r>
          </w:p>
          <w:p w14:paraId="341F7F3F" w14:textId="77777777" w:rsidR="005F273F" w:rsidRDefault="005F273F">
            <w:pPr>
              <w:pStyle w:val="ReportCaption"/>
              <w:snapToGrid w:val="0"/>
              <w:jc w:val="center"/>
            </w:pPr>
            <w:r>
              <w:t>表</w:t>
            </w:r>
            <w:r>
              <w:t xml:space="preserve">9 </w:t>
            </w:r>
            <w:r>
              <w:t>本项目旧版网站与当前应用的功能比较</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268"/>
              <w:gridCol w:w="4025"/>
              <w:gridCol w:w="3005"/>
            </w:tblGrid>
            <w:tr w:rsidR="002D5F05" w14:paraId="59A61BE6" w14:textId="77777777" w:rsidTr="00320082">
              <w:trPr>
                <w:cantSplit/>
                <w:tblHeader/>
                <w:jc w:val="center"/>
              </w:trPr>
              <w:tc>
                <w:tcPr>
                  <w:tcW w:w="2268"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3761547A" w14:textId="77777777" w:rsidR="005F273F" w:rsidRDefault="005F273F" w:rsidP="00320082">
                  <w:pPr>
                    <w:keepNext/>
                    <w:spacing w:line="276" w:lineRule="auto"/>
                    <w:jc w:val="center"/>
                  </w:pPr>
                  <w:r>
                    <w:rPr>
                      <w:color w:val="000000"/>
                      <w:sz w:val="20"/>
                    </w:rPr>
                    <w:t>比较维度</w:t>
                  </w:r>
                </w:p>
              </w:tc>
              <w:tc>
                <w:tcPr>
                  <w:tcW w:w="4025"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2BF295D4" w14:textId="77777777" w:rsidR="005F273F" w:rsidRDefault="005F273F" w:rsidP="00320082">
                  <w:pPr>
                    <w:keepNext/>
                    <w:spacing w:line="276" w:lineRule="auto"/>
                    <w:jc w:val="center"/>
                  </w:pPr>
                  <w:r>
                    <w:rPr>
                      <w:color w:val="000000"/>
                      <w:sz w:val="20"/>
                    </w:rPr>
                    <w:t>10</w:t>
                  </w:r>
                  <w:r>
                    <w:rPr>
                      <w:color w:val="000000"/>
                      <w:sz w:val="20"/>
                    </w:rPr>
                    <w:t>月</w:t>
                  </w:r>
                  <w:r>
                    <w:rPr>
                      <w:color w:val="000000"/>
                      <w:sz w:val="20"/>
                    </w:rPr>
                    <w:t>12</w:t>
                  </w:r>
                  <w:r>
                    <w:rPr>
                      <w:color w:val="000000"/>
                      <w:sz w:val="20"/>
                    </w:rPr>
                    <w:t>日归档模拟</w:t>
                  </w:r>
                  <w:r>
                    <w:rPr>
                      <w:color w:val="000000"/>
                      <w:sz w:val="20"/>
                    </w:rPr>
                    <w:t>Demo</w:t>
                  </w:r>
                </w:p>
              </w:tc>
              <w:tc>
                <w:tcPr>
                  <w:tcW w:w="3005"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146AA0C3" w14:textId="77777777" w:rsidR="005F273F" w:rsidRDefault="005F273F" w:rsidP="00320082">
                  <w:pPr>
                    <w:keepNext/>
                    <w:spacing w:line="276" w:lineRule="auto"/>
                    <w:jc w:val="center"/>
                  </w:pPr>
                  <w:r>
                    <w:rPr>
                      <w:color w:val="000000"/>
                      <w:sz w:val="20"/>
                    </w:rPr>
                    <w:t>10</w:t>
                  </w:r>
                  <w:r>
                    <w:rPr>
                      <w:color w:val="000000"/>
                      <w:sz w:val="20"/>
                    </w:rPr>
                    <w:t>月</w:t>
                  </w:r>
                  <w:r>
                    <w:rPr>
                      <w:color w:val="000000"/>
                      <w:sz w:val="20"/>
                    </w:rPr>
                    <w:t>17</w:t>
                  </w:r>
                  <w:r>
                    <w:rPr>
                      <w:color w:val="000000"/>
                      <w:sz w:val="20"/>
                    </w:rPr>
                    <w:t>日当前应用</w:t>
                  </w:r>
                </w:p>
              </w:tc>
            </w:tr>
            <w:tr w:rsidR="002D5F05" w14:paraId="4D27F094" w14:textId="77777777">
              <w:trPr>
                <w:cantSplit/>
                <w:jc w:val="center"/>
              </w:trPr>
              <w:tc>
                <w:tcPr>
                  <w:tcW w:w="2268"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54893632" w14:textId="77777777" w:rsidR="005F273F" w:rsidRDefault="005F273F">
                  <w:pPr>
                    <w:keepNext/>
                    <w:spacing w:line="276" w:lineRule="auto"/>
                    <w:jc w:val="center"/>
                  </w:pPr>
                  <w:r>
                    <w:rPr>
                      <w:color w:val="000000"/>
                      <w:sz w:val="20"/>
                    </w:rPr>
                    <w:t>用户与数据</w:t>
                  </w:r>
                </w:p>
              </w:tc>
              <w:tc>
                <w:tcPr>
                  <w:tcW w:w="402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2EF10EBB" w14:textId="77777777" w:rsidR="005F273F" w:rsidRDefault="005F273F">
                  <w:pPr>
                    <w:keepNext/>
                    <w:spacing w:line="276" w:lineRule="auto"/>
                    <w:jc w:val="center"/>
                  </w:pPr>
                  <w:r>
                    <w:rPr>
                      <w:color w:val="000000"/>
                      <w:sz w:val="20"/>
                    </w:rPr>
                    <w:t>模拟旅客、历史行为回放</w:t>
                  </w:r>
                </w:p>
              </w:tc>
              <w:tc>
                <w:tcPr>
                  <w:tcW w:w="300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70CEEB5B" w14:textId="77777777" w:rsidR="005F273F" w:rsidRDefault="005F273F">
                  <w:pPr>
                    <w:keepNext/>
                    <w:spacing w:line="276" w:lineRule="auto"/>
                    <w:jc w:val="center"/>
                  </w:pPr>
                  <w:r>
                    <w:rPr>
                      <w:color w:val="000000"/>
                      <w:sz w:val="20"/>
                    </w:rPr>
                    <w:t>正式账号自报；模拟案例独立隔离</w:t>
                  </w:r>
                </w:p>
              </w:tc>
            </w:tr>
            <w:tr w:rsidR="002D5F05" w14:paraId="4FCCE184" w14:textId="77777777">
              <w:trPr>
                <w:cantSplit/>
                <w:jc w:val="center"/>
              </w:trPr>
              <w:tc>
                <w:tcPr>
                  <w:tcW w:w="2268"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1045349C" w14:textId="77777777" w:rsidR="005F273F" w:rsidRDefault="005F273F">
                  <w:pPr>
                    <w:keepNext/>
                    <w:spacing w:line="276" w:lineRule="auto"/>
                    <w:jc w:val="center"/>
                  </w:pPr>
                  <w:r>
                    <w:rPr>
                      <w:color w:val="000000"/>
                      <w:sz w:val="20"/>
                    </w:rPr>
                    <w:t>航班依据</w:t>
                  </w:r>
                </w:p>
              </w:tc>
              <w:tc>
                <w:tcPr>
                  <w:tcW w:w="402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4A000C27" w14:textId="77777777" w:rsidR="005F273F" w:rsidRDefault="005F273F">
                  <w:pPr>
                    <w:keepNext/>
                    <w:spacing w:line="276" w:lineRule="auto"/>
                    <w:jc w:val="center"/>
                  </w:pPr>
                  <w:r>
                    <w:rPr>
                      <w:color w:val="000000"/>
                      <w:sz w:val="20"/>
                    </w:rPr>
                    <w:t>2024</w:t>
                  </w:r>
                  <w:r>
                    <w:rPr>
                      <w:color w:val="000000"/>
                      <w:sz w:val="20"/>
                    </w:rPr>
                    <w:t>历史候选及参考价</w:t>
                  </w:r>
                </w:p>
              </w:tc>
              <w:tc>
                <w:tcPr>
                  <w:tcW w:w="300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7EDF18F1" w14:textId="77777777" w:rsidR="005F273F" w:rsidRDefault="005F273F">
                  <w:pPr>
                    <w:keepNext/>
                    <w:spacing w:line="276" w:lineRule="auto"/>
                    <w:jc w:val="center"/>
                  </w:pPr>
                  <w:r>
                    <w:rPr>
                      <w:color w:val="000000"/>
                      <w:sz w:val="20"/>
                    </w:rPr>
                    <w:t>当前联网返回，缺价保持未知</w:t>
                  </w:r>
                </w:p>
              </w:tc>
            </w:tr>
            <w:tr w:rsidR="002D5F05" w14:paraId="71D3A432" w14:textId="77777777">
              <w:trPr>
                <w:cantSplit/>
                <w:jc w:val="center"/>
              </w:trPr>
              <w:tc>
                <w:tcPr>
                  <w:tcW w:w="2268"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01F46A7C" w14:textId="77777777" w:rsidR="005F273F" w:rsidRDefault="005F273F">
                  <w:pPr>
                    <w:keepNext/>
                    <w:spacing w:line="276" w:lineRule="auto"/>
                    <w:jc w:val="center"/>
                  </w:pPr>
                  <w:r>
                    <w:rPr>
                      <w:color w:val="000000"/>
                      <w:sz w:val="20"/>
                    </w:rPr>
                    <w:t>兴趣来源</w:t>
                  </w:r>
                </w:p>
              </w:tc>
              <w:tc>
                <w:tcPr>
                  <w:tcW w:w="402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18A5CF3F" w14:textId="77777777" w:rsidR="005F273F" w:rsidRDefault="005F273F">
                  <w:pPr>
                    <w:keepNext/>
                    <w:spacing w:line="276" w:lineRule="auto"/>
                    <w:jc w:val="center"/>
                  </w:pPr>
                  <w:r>
                    <w:rPr>
                      <w:color w:val="000000"/>
                      <w:sz w:val="20"/>
                    </w:rPr>
                    <w:t>模拟画像与主题标签</w:t>
                  </w:r>
                </w:p>
              </w:tc>
              <w:tc>
                <w:tcPr>
                  <w:tcW w:w="300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2C0C6035" w14:textId="77777777" w:rsidR="005F273F" w:rsidRDefault="005F273F">
                  <w:pPr>
                    <w:keepNext/>
                    <w:spacing w:line="276" w:lineRule="auto"/>
                    <w:jc w:val="center"/>
                  </w:pPr>
                  <w:r>
                    <w:rPr>
                      <w:color w:val="000000"/>
                      <w:sz w:val="20"/>
                    </w:rPr>
                    <w:t>区分主动填写、未知和旧默认</w:t>
                  </w:r>
                </w:p>
              </w:tc>
            </w:tr>
            <w:tr w:rsidR="002D5F05" w14:paraId="61B91346" w14:textId="77777777">
              <w:trPr>
                <w:cantSplit/>
                <w:jc w:val="center"/>
              </w:trPr>
              <w:tc>
                <w:tcPr>
                  <w:tcW w:w="2268"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5F4F1549" w14:textId="77777777" w:rsidR="005F273F" w:rsidRDefault="005F273F">
                  <w:pPr>
                    <w:keepNext/>
                    <w:spacing w:line="276" w:lineRule="auto"/>
                    <w:jc w:val="center"/>
                  </w:pPr>
                  <w:r>
                    <w:rPr>
                      <w:color w:val="000000"/>
                      <w:sz w:val="20"/>
                    </w:rPr>
                    <w:t>模型与生成</w:t>
                  </w:r>
                </w:p>
              </w:tc>
              <w:tc>
                <w:tcPr>
                  <w:tcW w:w="402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77F08CEC" w14:textId="77777777" w:rsidR="005F273F" w:rsidRDefault="005F273F">
                  <w:pPr>
                    <w:keepNext/>
                    <w:spacing w:line="276" w:lineRule="auto"/>
                    <w:jc w:val="center"/>
                  </w:pPr>
                  <w:r>
                    <w:rPr>
                      <w:color w:val="000000"/>
                      <w:sz w:val="20"/>
                    </w:rPr>
                    <w:t>9B</w:t>
                  </w:r>
                  <w:r>
                    <w:rPr>
                      <w:color w:val="000000"/>
                      <w:sz w:val="20"/>
                    </w:rPr>
                    <w:t>表达、</w:t>
                  </w:r>
                  <w:r>
                    <w:rPr>
                      <w:color w:val="000000"/>
                      <w:sz w:val="20"/>
                    </w:rPr>
                    <w:t>SVG</w:t>
                  </w:r>
                  <w:r>
                    <w:rPr>
                      <w:color w:val="000000"/>
                      <w:sz w:val="20"/>
                    </w:rPr>
                    <w:t>示意素材</w:t>
                  </w:r>
                </w:p>
              </w:tc>
              <w:tc>
                <w:tcPr>
                  <w:tcW w:w="300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625B4027" w14:textId="77777777" w:rsidR="005F273F" w:rsidRDefault="005F273F">
                  <w:pPr>
                    <w:keepNext/>
                    <w:spacing w:line="276" w:lineRule="auto"/>
                    <w:jc w:val="center"/>
                  </w:pPr>
                  <w:r>
                    <w:rPr>
                      <w:color w:val="000000"/>
                      <w:sz w:val="20"/>
                    </w:rPr>
                    <w:t>4B</w:t>
                  </w:r>
                  <w:r>
                    <w:rPr>
                      <w:color w:val="000000"/>
                      <w:sz w:val="20"/>
                    </w:rPr>
                    <w:t>基础推理、受限选择及事实填充</w:t>
                  </w:r>
                </w:p>
              </w:tc>
            </w:tr>
            <w:tr w:rsidR="002D5F05" w14:paraId="41E6382A" w14:textId="77777777">
              <w:trPr>
                <w:cantSplit/>
                <w:jc w:val="center"/>
              </w:trPr>
              <w:tc>
                <w:tcPr>
                  <w:tcW w:w="2268"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14254EFB" w14:textId="77777777" w:rsidR="005F273F" w:rsidRDefault="005F273F">
                  <w:pPr>
                    <w:keepNext/>
                    <w:spacing w:line="276" w:lineRule="auto"/>
                    <w:jc w:val="center"/>
                  </w:pPr>
                  <w:r>
                    <w:rPr>
                      <w:color w:val="000000"/>
                      <w:sz w:val="20"/>
                    </w:rPr>
                    <w:t>活动执行</w:t>
                  </w:r>
                </w:p>
              </w:tc>
              <w:tc>
                <w:tcPr>
                  <w:tcW w:w="402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7653B1E5" w14:textId="77777777" w:rsidR="005F273F" w:rsidRDefault="005F273F">
                  <w:pPr>
                    <w:keepNext/>
                    <w:spacing w:line="276" w:lineRule="auto"/>
                    <w:jc w:val="center"/>
                  </w:pPr>
                  <w:r>
                    <w:rPr>
                      <w:color w:val="000000"/>
                      <w:sz w:val="20"/>
                    </w:rPr>
                    <w:t>本地模拟触达与原始反馈</w:t>
                  </w:r>
                </w:p>
              </w:tc>
              <w:tc>
                <w:tcPr>
                  <w:tcW w:w="300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03DC9FAC" w14:textId="77777777" w:rsidR="005F273F" w:rsidRDefault="005F273F">
                  <w:pPr>
                    <w:keepNext/>
                    <w:spacing w:line="276" w:lineRule="auto"/>
                    <w:jc w:val="center"/>
                  </w:pPr>
                  <w:r>
                    <w:rPr>
                      <w:color w:val="000000"/>
                      <w:sz w:val="20"/>
                    </w:rPr>
                    <w:t>模拟名单复用审核和执行包，未发送</w:t>
                  </w:r>
                </w:p>
              </w:tc>
            </w:tr>
            <w:tr w:rsidR="002D5F05" w14:paraId="115D35EC" w14:textId="77777777">
              <w:trPr>
                <w:cantSplit/>
                <w:jc w:val="center"/>
              </w:trPr>
              <w:tc>
                <w:tcPr>
                  <w:tcW w:w="2268"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38058351" w14:textId="77777777" w:rsidR="005F273F" w:rsidRDefault="005F273F">
                  <w:pPr>
                    <w:keepNext/>
                    <w:spacing w:line="276" w:lineRule="auto"/>
                    <w:jc w:val="center"/>
                  </w:pPr>
                  <w:r>
                    <w:rPr>
                      <w:color w:val="000000"/>
                      <w:sz w:val="20"/>
                    </w:rPr>
                    <w:t>效果评价</w:t>
                  </w:r>
                </w:p>
              </w:tc>
              <w:tc>
                <w:tcPr>
                  <w:tcW w:w="402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468B8F05" w14:textId="77777777" w:rsidR="005F273F" w:rsidRDefault="005F273F">
                  <w:pPr>
                    <w:keepNext/>
                    <w:spacing w:line="276" w:lineRule="auto"/>
                    <w:jc w:val="center"/>
                  </w:pPr>
                  <w:r>
                    <w:rPr>
                      <w:color w:val="000000"/>
                      <w:sz w:val="20"/>
                    </w:rPr>
                    <w:t>冻结实验和模拟未来回放</w:t>
                  </w:r>
                </w:p>
              </w:tc>
              <w:tc>
                <w:tcPr>
                  <w:tcW w:w="300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72FA8F6D" w14:textId="77777777" w:rsidR="005F273F" w:rsidRDefault="005F273F">
                  <w:pPr>
                    <w:keepNext/>
                    <w:spacing w:line="276" w:lineRule="auto"/>
                    <w:jc w:val="center"/>
                  </w:pPr>
                  <w:r>
                    <w:rPr>
                      <w:color w:val="000000"/>
                      <w:sz w:val="20"/>
                    </w:rPr>
                    <w:t>万人仿真、时间封存及后续模拟验证</w:t>
                  </w:r>
                </w:p>
              </w:tc>
            </w:tr>
          </w:tbl>
          <w:p w14:paraId="3FEA52CF" w14:textId="77777777" w:rsidR="005F273F" w:rsidRDefault="005F273F">
            <w:pPr>
              <w:pStyle w:val="ReportBody"/>
              <w:snapToGrid w:val="0"/>
              <w:rPr>
                <w:rFonts w:hint="eastAsia"/>
              </w:rPr>
            </w:pPr>
            <w:r>
              <w:t>表9比较两个版本的功能变化。个人偏好确认、航班来源、名单版本和素材审核形成了更完整的操作流程，万人模拟案例可逐步复演。版本比较的依据是已实现功能，效率、满意度与转化率需采用相同任务及对照条件评价。</w:t>
            </w:r>
          </w:p>
          <w:p w14:paraId="1B77B242" w14:textId="77777777" w:rsidR="005F273F" w:rsidRDefault="005F273F">
            <w:pPr>
              <w:pStyle w:val="af2"/>
              <w:snapToGrid w:val="0"/>
              <w:rPr>
                <w:rFonts w:hint="eastAsia"/>
              </w:rPr>
            </w:pPr>
            <w:r>
              <w:lastRenderedPageBreak/>
              <w:t>（九）内容与人员任务评价方案</w:t>
            </w:r>
          </w:p>
          <w:p w14:paraId="59FE4665" w14:textId="77777777" w:rsidR="005F273F" w:rsidRDefault="005F273F">
            <w:pPr>
              <w:pStyle w:val="ReportBody"/>
              <w:snapToGrid w:val="0"/>
              <w:rPr>
                <w:rFonts w:hint="eastAsia"/>
              </w:rPr>
            </w:pPr>
            <w:r>
              <w:t>后续评价将固定模板、通用生成、画像加事实约束生成作为比较条件，使用相同事实和可比生成配置。拟选择覆盖五类画像的30个案例进行探索性评价（记录口径见附录二），按随机顺序呈现，邀请至少两名评价者分别判断事实一致性、信息完整性、兴趣相关性和可执行性，并记录分歧。30个案例只是初步设计，并不自动具备充分统计检验能力；本报告尚未获得该评价结果。</w:t>
            </w:r>
          </w:p>
          <w:p w14:paraId="0ADF8848" w14:textId="77777777" w:rsidR="005F273F" w:rsidRDefault="005F273F">
            <w:pPr>
              <w:pStyle w:val="ReportBody"/>
              <w:snapToGrid w:val="0"/>
              <w:rPr>
                <w:rFonts w:hint="eastAsia"/>
              </w:rPr>
            </w:pPr>
            <w:r>
              <w:t>人员任务评价应覆盖从读取需求到完成可审核素材的全过程，记录信息查找、生成、修改、查证和审核所需时间，以及错误数量、返工次数和任务完成率。熟练与初学人员可能受益不同，比较时应记录经验，并避免同一素材重复学习导致的顺序偏差。只计模型生成时间会低估人工核验负担，因此不能作为总效率的替代指标。</w:t>
            </w:r>
          </w:p>
          <w:p w14:paraId="3C7BE1BC" w14:textId="77777777" w:rsidR="005F273F" w:rsidRDefault="005F273F">
            <w:pPr>
              <w:pStyle w:val="ReportBody"/>
              <w:snapToGrid w:val="0"/>
              <w:rPr>
                <w:rFonts w:hint="eastAsia"/>
              </w:rPr>
            </w:pPr>
            <w:r>
              <w:t>外部研究说明评价值得开展，也说明任务迁移需要谨慎。Noy与Zhang对453名受过大学教育的专业人员开展预注册随机写作实验，报告使用生成式AI后任务时间减少约40%、质量提高约18%；其任务并未充分覆盖企业事实核验。Brynjolfsson等正式发表的客服研究涉及5172名人员，采用分阶段上线，报告平均生产率提高约15%，收益随经验和能力不同而变化。两项结果的任务、识别设计和计量口径不同，均不能直接填写为本项目的效率提升。</w:t>
            </w:r>
          </w:p>
          <w:p w14:paraId="778FD03F" w14:textId="77777777" w:rsidR="005F273F" w:rsidRDefault="005F273F">
            <w:pPr>
              <w:pStyle w:val="ReportBody"/>
              <w:snapToGrid w:val="0"/>
              <w:rPr>
                <w:rFonts w:hint="eastAsia"/>
              </w:rPr>
            </w:pPr>
            <w:r>
              <w:t>真实业务评价拟在授权条件下按用户随机分组，保持活动窗口、可售产品、优惠预算和界面条件可比，预先定义订单观察期及最小可检测增量。主要分析按分组时的人数统计，保留未送达者，避免仅以打开邮件的人群作为因果分析分母。优先比较两组人均订单净贡献，同时观察转化率百分点差、退款、退订与投诉，并报告置信区间。推荐系统A/B测试方法与增量建模研究提供了相应评价思路。</w:t>
            </w:r>
          </w:p>
          <w:p w14:paraId="6334F0C1" w14:textId="77777777" w:rsidR="005F273F" w:rsidRDefault="005F273F">
            <w:pPr>
              <w:pStyle w:val="af2"/>
              <w:snapToGrid w:val="0"/>
              <w:rPr>
                <w:rFonts w:hint="eastAsia"/>
              </w:rPr>
            </w:pPr>
            <w:r>
              <w:t>（十）实施路线与资源约束</w:t>
            </w:r>
          </w:p>
          <w:p w14:paraId="0104FD4D" w14:textId="77777777" w:rsidR="005F273F" w:rsidRDefault="005F273F">
            <w:pPr>
              <w:pStyle w:val="ReportBody"/>
              <w:snapToGrid w:val="0"/>
              <w:rPr>
                <w:rFonts w:hint="eastAsia"/>
              </w:rPr>
            </w:pPr>
            <w:r>
              <w:t>实施按证据分阶段推进。当前已完成本地双端、万人模拟回放和营销执行包流程；下一步需另行招募自愿参与者，采集评价、连续行为与材料盲评，再在企业授权下接入可售产品、发送渠道并开展预登记对照。只有净贡献、错误率和资源成本满足条件，才考虑扩展规模。图7为原阶段规划，当前进度以本段为准。</w:t>
            </w:r>
          </w:p>
          <w:p w14:paraId="377616A4" w14:textId="77777777" w:rsidR="005F273F" w:rsidRDefault="005F273F">
            <w:pPr>
              <w:pStyle w:val="ReportBody"/>
              <w:snapToGrid w:val="0"/>
              <w:rPr>
                <w:rFonts w:hint="eastAsia"/>
              </w:rPr>
            </w:pPr>
            <w:r>
              <w:t>试点前需要明确数据负责人、产品核验人、活动负责人和评价负责人，约定异常处置</w:t>
            </w:r>
            <w:r>
              <w:lastRenderedPageBreak/>
              <w:t>与停止权限。出现库存过期、事实错误、身份关联异常或集中投诉时，应能够暂停活动、定位受影响版本，并保留调查记录。数据接口变更、模型更新和审核规则调整应记录生效时间，避免将不同版本的结果合并比较。</w:t>
            </w:r>
          </w:p>
          <w:p w14:paraId="484F56BD" w14:textId="77777777" w:rsidR="005F273F" w:rsidRDefault="005F273F">
            <w:pPr>
              <w:pStyle w:val="ReportCaption"/>
              <w:snapToGrid w:val="0"/>
            </w:pPr>
            <w:r>
              <w:t>表</w:t>
            </w:r>
            <w:r>
              <w:t xml:space="preserve">10 </w:t>
            </w:r>
            <w:r>
              <w:t>阶段目标与进入下一阶段的条件</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268"/>
              <w:gridCol w:w="4025"/>
              <w:gridCol w:w="3005"/>
            </w:tblGrid>
            <w:tr w:rsidR="002D5F05" w14:paraId="1B76CB3C" w14:textId="77777777" w:rsidTr="00320082">
              <w:trPr>
                <w:cantSplit/>
                <w:tblHeader/>
                <w:jc w:val="center"/>
              </w:trPr>
              <w:tc>
                <w:tcPr>
                  <w:tcW w:w="2268"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26BF68B4" w14:textId="77777777" w:rsidR="005F273F" w:rsidRDefault="005F273F" w:rsidP="00320082">
                  <w:pPr>
                    <w:keepNext/>
                    <w:spacing w:line="276" w:lineRule="auto"/>
                    <w:jc w:val="center"/>
                  </w:pPr>
                  <w:r>
                    <w:rPr>
                      <w:color w:val="000000"/>
                      <w:sz w:val="20"/>
                    </w:rPr>
                    <w:t>阶段</w:t>
                  </w:r>
                </w:p>
              </w:tc>
              <w:tc>
                <w:tcPr>
                  <w:tcW w:w="4025"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18208547" w14:textId="77777777" w:rsidR="005F273F" w:rsidRDefault="005F273F" w:rsidP="00320082">
                  <w:pPr>
                    <w:keepNext/>
                    <w:spacing w:line="276" w:lineRule="auto"/>
                    <w:jc w:val="center"/>
                  </w:pPr>
                  <w:r>
                    <w:rPr>
                      <w:color w:val="000000"/>
                      <w:sz w:val="20"/>
                    </w:rPr>
                    <w:t>主要投入</w:t>
                  </w:r>
                </w:p>
              </w:tc>
              <w:tc>
                <w:tcPr>
                  <w:tcW w:w="3005"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32A5BE00" w14:textId="77777777" w:rsidR="005F273F" w:rsidRDefault="005F273F" w:rsidP="00320082">
                  <w:pPr>
                    <w:keepNext/>
                    <w:spacing w:line="276" w:lineRule="auto"/>
                    <w:jc w:val="center"/>
                  </w:pPr>
                  <w:r>
                    <w:rPr>
                      <w:color w:val="000000"/>
                      <w:sz w:val="20"/>
                    </w:rPr>
                    <w:t>进入下一阶段的条件</w:t>
                  </w:r>
                </w:p>
              </w:tc>
            </w:tr>
            <w:tr w:rsidR="002D5F05" w14:paraId="500933C0" w14:textId="77777777">
              <w:trPr>
                <w:cantSplit/>
                <w:jc w:val="center"/>
              </w:trPr>
              <w:tc>
                <w:tcPr>
                  <w:tcW w:w="2268"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375F9058" w14:textId="77777777" w:rsidR="005F273F" w:rsidRDefault="005F273F">
                  <w:pPr>
                    <w:keepNext/>
                    <w:spacing w:line="276" w:lineRule="auto"/>
                    <w:jc w:val="left"/>
                  </w:pPr>
                  <w:r>
                    <w:rPr>
                      <w:color w:val="000000"/>
                      <w:sz w:val="20"/>
                    </w:rPr>
                    <w:t>原型整理</w:t>
                  </w:r>
                </w:p>
              </w:tc>
              <w:tc>
                <w:tcPr>
                  <w:tcW w:w="402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683147BF" w14:textId="77777777" w:rsidR="005F273F" w:rsidRDefault="005F273F">
                  <w:pPr>
                    <w:keepNext/>
                    <w:spacing w:line="276" w:lineRule="auto"/>
                    <w:jc w:val="center"/>
                  </w:pPr>
                  <w:r>
                    <w:rPr>
                      <w:color w:val="000000"/>
                      <w:sz w:val="20"/>
                    </w:rPr>
                    <w:t>当前双端、万人模拟与功能验收</w:t>
                  </w:r>
                </w:p>
              </w:tc>
              <w:tc>
                <w:tcPr>
                  <w:tcW w:w="300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459A6B0A" w14:textId="77777777" w:rsidR="005F273F" w:rsidRDefault="005F273F">
                  <w:pPr>
                    <w:keepNext/>
                    <w:spacing w:line="276" w:lineRule="auto"/>
                    <w:jc w:val="center"/>
                  </w:pPr>
                  <w:r>
                    <w:rPr>
                      <w:color w:val="000000"/>
                      <w:sz w:val="20"/>
                    </w:rPr>
                    <w:t>可复现结果和清晰的错误记录</w:t>
                  </w:r>
                </w:p>
              </w:tc>
            </w:tr>
            <w:tr w:rsidR="002D5F05" w14:paraId="2F9F183D"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0C1333C8" w14:textId="77777777" w:rsidR="005F273F" w:rsidRDefault="005F273F">
                  <w:pPr>
                    <w:keepNext/>
                    <w:spacing w:line="276" w:lineRule="auto"/>
                    <w:jc w:val="left"/>
                  </w:pPr>
                  <w:r>
                    <w:rPr>
                      <w:color w:val="000000"/>
                      <w:sz w:val="20"/>
                    </w:rPr>
                    <w:t>小范围授权试点</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57B629C4" w14:textId="77777777" w:rsidR="005F273F" w:rsidRDefault="005F273F">
                  <w:pPr>
                    <w:keepNext/>
                    <w:spacing w:line="276" w:lineRule="auto"/>
                    <w:jc w:val="center"/>
                  </w:pPr>
                  <w:r>
                    <w:rPr>
                      <w:color w:val="000000"/>
                      <w:sz w:val="20"/>
                    </w:rPr>
                    <w:t>生产产品接口、组织审批及真实渠道</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026D2131" w14:textId="77777777" w:rsidR="005F273F" w:rsidRDefault="005F273F">
                  <w:pPr>
                    <w:keepNext/>
                    <w:spacing w:line="276" w:lineRule="auto"/>
                    <w:jc w:val="center"/>
                  </w:pPr>
                  <w:r>
                    <w:rPr>
                      <w:color w:val="000000"/>
                      <w:sz w:val="20"/>
                    </w:rPr>
                    <w:t>可售事实稳定，评价方案已预先确定</w:t>
                  </w:r>
                </w:p>
              </w:tc>
            </w:tr>
            <w:tr w:rsidR="002D5F05" w14:paraId="1422CFB2" w14:textId="77777777">
              <w:trPr>
                <w:cantSplit/>
                <w:jc w:val="center"/>
              </w:trPr>
              <w:tc>
                <w:tcPr>
                  <w:tcW w:w="2268"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0571A1ED" w14:textId="77777777" w:rsidR="005F273F" w:rsidRDefault="005F273F">
                  <w:pPr>
                    <w:spacing w:line="276" w:lineRule="auto"/>
                    <w:jc w:val="left"/>
                  </w:pPr>
                  <w:r>
                    <w:rPr>
                      <w:color w:val="000000"/>
                      <w:sz w:val="20"/>
                    </w:rPr>
                    <w:t>扩展应用</w:t>
                  </w:r>
                </w:p>
              </w:tc>
              <w:tc>
                <w:tcPr>
                  <w:tcW w:w="4025"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735DA955" w14:textId="77777777" w:rsidR="005F273F" w:rsidRDefault="005F273F">
                  <w:pPr>
                    <w:spacing w:line="276" w:lineRule="auto"/>
                    <w:jc w:val="center"/>
                  </w:pPr>
                  <w:r>
                    <w:rPr>
                      <w:color w:val="000000"/>
                      <w:sz w:val="20"/>
                    </w:rPr>
                    <w:t>监控、备份、协作与持续维护</w:t>
                  </w:r>
                </w:p>
              </w:tc>
              <w:tc>
                <w:tcPr>
                  <w:tcW w:w="3005"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6B361079" w14:textId="77777777" w:rsidR="005F273F" w:rsidRDefault="005F273F">
                  <w:pPr>
                    <w:spacing w:line="276" w:lineRule="auto"/>
                    <w:jc w:val="center"/>
                  </w:pPr>
                  <w:r>
                    <w:rPr>
                      <w:color w:val="000000"/>
                      <w:sz w:val="20"/>
                    </w:rPr>
                    <w:t>增量净贡献支持投入，服务质量可接受</w:t>
                  </w:r>
                </w:p>
              </w:tc>
            </w:tr>
          </w:tbl>
          <w:p w14:paraId="16869C22" w14:textId="0872D762" w:rsidR="005F273F" w:rsidRDefault="00D61644">
            <w:pPr>
              <w:keepNext/>
              <w:keepLines/>
              <w:spacing w:after="60"/>
              <w:jc w:val="center"/>
            </w:pPr>
            <w:r>
              <w:rPr>
                <w:noProof/>
              </w:rPr>
              <w:pict w14:anchorId="43EF73BE">
                <v:shape id="Picture 7" o:spid="_x0000_i1031" type="#_x0000_t75" style="width:454.8pt;height:171.6pt;visibility:visible;mso-wrap-style:square">
                  <v:imagedata r:id="rId13" o:title=""/>
                </v:shape>
              </w:pict>
            </w:r>
            <w:r w:rsidR="005F273F">
              <w:br/>
            </w:r>
            <w:r w:rsidR="005F273F">
              <w:rPr>
                <w:rFonts w:ascii="宋体" w:hAnsi="宋体"/>
              </w:rPr>
              <w:t>图7 按证据准入推进的实施计划</w:t>
            </w:r>
          </w:p>
          <w:p w14:paraId="45208E3B" w14:textId="77777777" w:rsidR="005F273F" w:rsidRDefault="005F273F">
            <w:pPr>
              <w:pStyle w:val="af2"/>
              <w:snapToGrid w:val="0"/>
              <w:rPr>
                <w:rFonts w:hint="eastAsia"/>
              </w:rPr>
            </w:pPr>
            <w:r>
              <w:t>（十一）财务测算与经济效益评估</w:t>
            </w:r>
          </w:p>
          <w:p w14:paraId="0CFD4B06" w14:textId="77777777" w:rsidR="005F273F" w:rsidRDefault="005F273F">
            <w:pPr>
              <w:pStyle w:val="ReportBody"/>
              <w:snapToGrid w:val="0"/>
              <w:rPr>
                <w:rFonts w:hint="eastAsia"/>
              </w:rPr>
            </w:pPr>
            <w:r>
              <w:t>经济评价以同一年度的增量投入和收益为范围，完整参数及计算口径见附录三。设N为符合试点条件的去重目标人数，Δp为实验组相对对照组的购票转化率绝对差，m为每个真正新增订单的净贡献，则新增订单贡献B＝N×Δp×m。净效益为B加可兑现运营节约再减同周期新增投入C，ROI＝净效益÷C。模型关注概率不能替代Δp，会员总规模也不能直接替代N。</w:t>
            </w:r>
          </w:p>
          <w:p w14:paraId="6C33D3A2" w14:textId="77777777" w:rsidR="005F273F" w:rsidRDefault="005F273F">
            <w:pPr>
              <w:pStyle w:val="ReportBody"/>
              <w:snapToGrid w:val="0"/>
              <w:rPr>
                <w:rFonts w:hint="eastAsia"/>
              </w:rPr>
            </w:pPr>
            <w:r>
              <w:t>m应扣除新增履约成本、优惠及退款，并考虑对原有订单的替代或对高需求航班的机会成本。已经单列在项目投入中的开发、短信等费用不再从m重复扣除。若试点可以逐单核算，应优先比较随机两组的人均净贡献，而不使用统一m掩盖产品结构差异。集团毛利率、客运人公里收益均不是单个新增订单的边际贡献。</w:t>
            </w:r>
          </w:p>
          <w:p w14:paraId="1B4ADF5F" w14:textId="77777777" w:rsidR="005F273F" w:rsidRDefault="005F273F">
            <w:pPr>
              <w:pStyle w:val="ReportBody"/>
              <w:snapToGrid w:val="0"/>
              <w:rPr>
                <w:rFonts w:hint="eastAsia"/>
              </w:rPr>
            </w:pPr>
            <w:r>
              <w:lastRenderedPageBreak/>
              <w:t>本节给出条件测算，目的在于展示资源约束与盈亏平衡，不构成真实采购报价或收益承诺。工资以国家统计局公布的2025年规模以上企业专业技术人员年均155491元作参照，开发工时假设4人月，雇主及间接成本系数假设1.3；该系数不是法定社保比例，也不是团队已发生支出。年度按2080小时换算，维护、审核运营合计假设240小时。</w:t>
            </w:r>
          </w:p>
          <w:p w14:paraId="2267FA2F" w14:textId="77777777" w:rsidR="005F273F" w:rsidRDefault="005F273F">
            <w:pPr>
              <w:pStyle w:val="ReportBody"/>
              <w:snapToGrid w:val="0"/>
              <w:rPr>
                <w:rFonts w:hint="eastAsia"/>
              </w:rPr>
            </w:pPr>
            <w:r>
              <w:t>设备预算假设15000元，集成及治理20000元，其他运行、能源、备份和培训6000元。未来年度合格人群假设100000名，每人发送一次含签名不超过70字的营销短信，全部取得成功回执。阿里云公开按量价格中，月用量不超过10万时，推广短信为0.055元每计费条；此处使用推广短信口径，不使用更低的通知短信价格。按规则，超长短信按片段计费，160字需计三条。当前项目没有接入或采购真实短信。</w:t>
            </w:r>
          </w:p>
          <w:p w14:paraId="09F5992C" w14:textId="77777777" w:rsidR="005F273F" w:rsidRDefault="005F273F">
            <w:pPr>
              <w:pStyle w:val="ReportCaption"/>
              <w:snapToGrid w:val="0"/>
              <w:jc w:val="center"/>
            </w:pPr>
            <w:r>
              <w:t>表</w:t>
            </w:r>
            <w:r>
              <w:t xml:space="preserve">11 </w:t>
            </w:r>
            <w:r>
              <w:t>第一年度投入估算</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268"/>
              <w:gridCol w:w="4025"/>
              <w:gridCol w:w="3005"/>
            </w:tblGrid>
            <w:tr w:rsidR="002D5F05" w14:paraId="1958CC40" w14:textId="77777777" w:rsidTr="00320082">
              <w:trPr>
                <w:cantSplit/>
                <w:tblHeader/>
                <w:jc w:val="center"/>
              </w:trPr>
              <w:tc>
                <w:tcPr>
                  <w:tcW w:w="2268"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2E01D406" w14:textId="77777777" w:rsidR="005F273F" w:rsidRDefault="005F273F" w:rsidP="00320082">
                  <w:pPr>
                    <w:keepNext/>
                    <w:spacing w:line="276" w:lineRule="auto"/>
                    <w:jc w:val="center"/>
                  </w:pPr>
                  <w:r>
                    <w:rPr>
                      <w:color w:val="000000"/>
                      <w:sz w:val="20"/>
                    </w:rPr>
                    <w:t>成本项</w:t>
                  </w:r>
                </w:p>
              </w:tc>
              <w:tc>
                <w:tcPr>
                  <w:tcW w:w="4025"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172FB603" w14:textId="77777777" w:rsidR="005F273F" w:rsidRDefault="005F273F" w:rsidP="00320082">
                  <w:pPr>
                    <w:keepNext/>
                    <w:spacing w:line="276" w:lineRule="auto"/>
                    <w:jc w:val="center"/>
                  </w:pPr>
                  <w:r>
                    <w:rPr>
                      <w:color w:val="000000"/>
                      <w:sz w:val="20"/>
                    </w:rPr>
                    <w:t>计算依据</w:t>
                  </w:r>
                </w:p>
              </w:tc>
              <w:tc>
                <w:tcPr>
                  <w:tcW w:w="3005"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1C663DAD" w14:textId="77777777" w:rsidR="005F273F" w:rsidRDefault="005F273F" w:rsidP="00320082">
                  <w:pPr>
                    <w:keepNext/>
                    <w:spacing w:line="276" w:lineRule="auto"/>
                    <w:jc w:val="center"/>
                  </w:pPr>
                  <w:r>
                    <w:rPr>
                      <w:color w:val="000000"/>
                      <w:sz w:val="20"/>
                    </w:rPr>
                    <w:t>金额</w:t>
                  </w:r>
                  <w:r>
                    <w:rPr>
                      <w:color w:val="000000"/>
                      <w:sz w:val="20"/>
                    </w:rPr>
                    <w:t xml:space="preserve"> </w:t>
                  </w:r>
                  <w:r>
                    <w:rPr>
                      <w:color w:val="000000"/>
                      <w:sz w:val="20"/>
                    </w:rPr>
                    <w:t>元</w:t>
                  </w:r>
                </w:p>
              </w:tc>
            </w:tr>
            <w:tr w:rsidR="002D5F05" w14:paraId="2931DFDA" w14:textId="77777777">
              <w:trPr>
                <w:cantSplit/>
                <w:jc w:val="center"/>
              </w:trPr>
              <w:tc>
                <w:tcPr>
                  <w:tcW w:w="2268"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7EA061C7" w14:textId="77777777" w:rsidR="005F273F" w:rsidRDefault="005F273F">
                  <w:pPr>
                    <w:keepNext/>
                    <w:spacing w:line="276" w:lineRule="auto"/>
                    <w:jc w:val="center"/>
                  </w:pPr>
                  <w:r>
                    <w:rPr>
                      <w:color w:val="000000"/>
                      <w:sz w:val="20"/>
                    </w:rPr>
                    <w:t>开发资源</w:t>
                  </w:r>
                </w:p>
              </w:tc>
              <w:tc>
                <w:tcPr>
                  <w:tcW w:w="402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69D407C7" w14:textId="77777777" w:rsidR="005F273F" w:rsidRDefault="005F273F">
                  <w:pPr>
                    <w:keepNext/>
                    <w:spacing w:line="276" w:lineRule="auto"/>
                    <w:jc w:val="center"/>
                  </w:pPr>
                  <w:r>
                    <w:rPr>
                      <w:color w:val="000000"/>
                      <w:sz w:val="20"/>
                    </w:rPr>
                    <w:t>155491÷12×4×1.3</w:t>
                  </w:r>
                </w:p>
              </w:tc>
              <w:tc>
                <w:tcPr>
                  <w:tcW w:w="300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063B3A22" w14:textId="77777777" w:rsidR="005F273F" w:rsidRDefault="005F273F">
                  <w:pPr>
                    <w:keepNext/>
                    <w:spacing w:line="276" w:lineRule="auto"/>
                    <w:jc w:val="center"/>
                  </w:pPr>
                  <w:r>
                    <w:rPr>
                      <w:color w:val="000000"/>
                      <w:sz w:val="20"/>
                    </w:rPr>
                    <w:t>67379.43</w:t>
                  </w:r>
                </w:p>
              </w:tc>
            </w:tr>
            <w:tr w:rsidR="002D5F05" w14:paraId="09C16BBE"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79657C31" w14:textId="77777777" w:rsidR="005F273F" w:rsidRDefault="005F273F">
                  <w:pPr>
                    <w:keepNext/>
                    <w:spacing w:line="276" w:lineRule="auto"/>
                    <w:jc w:val="center"/>
                  </w:pPr>
                  <w:r>
                    <w:rPr>
                      <w:color w:val="000000"/>
                      <w:sz w:val="20"/>
                    </w:rPr>
                    <w:t>新增设备</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455A6760" w14:textId="77777777" w:rsidR="005F273F" w:rsidRDefault="005F273F">
                  <w:pPr>
                    <w:keepNext/>
                    <w:spacing w:line="276" w:lineRule="auto"/>
                    <w:jc w:val="center"/>
                  </w:pPr>
                  <w:r>
                    <w:rPr>
                      <w:color w:val="000000"/>
                      <w:sz w:val="20"/>
                    </w:rPr>
                    <w:t>假设整机预算</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383CA637" w14:textId="77777777" w:rsidR="005F273F" w:rsidRDefault="005F273F">
                  <w:pPr>
                    <w:keepNext/>
                    <w:spacing w:line="276" w:lineRule="auto"/>
                    <w:jc w:val="center"/>
                  </w:pPr>
                  <w:r>
                    <w:rPr>
                      <w:color w:val="000000"/>
                      <w:sz w:val="20"/>
                    </w:rPr>
                    <w:t>15000.00</w:t>
                  </w:r>
                </w:p>
              </w:tc>
            </w:tr>
            <w:tr w:rsidR="002D5F05" w14:paraId="4612634B"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5C4F10BE" w14:textId="77777777" w:rsidR="005F273F" w:rsidRDefault="005F273F">
                  <w:pPr>
                    <w:keepNext/>
                    <w:spacing w:line="276" w:lineRule="auto"/>
                    <w:jc w:val="center"/>
                  </w:pPr>
                  <w:r>
                    <w:rPr>
                      <w:color w:val="000000"/>
                      <w:sz w:val="20"/>
                    </w:rPr>
                    <w:t>集成及治理</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6042361E" w14:textId="77777777" w:rsidR="005F273F" w:rsidRDefault="005F273F">
                  <w:pPr>
                    <w:keepNext/>
                    <w:spacing w:line="276" w:lineRule="auto"/>
                    <w:jc w:val="center"/>
                  </w:pPr>
                  <w:r>
                    <w:rPr>
                      <w:color w:val="000000"/>
                      <w:sz w:val="20"/>
                    </w:rPr>
                    <w:t>假设接入与治理预算</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672308B8" w14:textId="77777777" w:rsidR="005F273F" w:rsidRDefault="005F273F">
                  <w:pPr>
                    <w:keepNext/>
                    <w:spacing w:line="276" w:lineRule="auto"/>
                    <w:jc w:val="center"/>
                  </w:pPr>
                  <w:r>
                    <w:rPr>
                      <w:color w:val="000000"/>
                      <w:sz w:val="20"/>
                    </w:rPr>
                    <w:t>20000.00</w:t>
                  </w:r>
                </w:p>
              </w:tc>
            </w:tr>
            <w:tr w:rsidR="002D5F05" w14:paraId="1741E79A"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4A781607" w14:textId="77777777" w:rsidR="005F273F" w:rsidRDefault="005F273F">
                  <w:pPr>
                    <w:keepNext/>
                    <w:spacing w:line="276" w:lineRule="auto"/>
                    <w:jc w:val="center"/>
                  </w:pPr>
                  <w:r>
                    <w:rPr>
                      <w:color w:val="000000"/>
                      <w:sz w:val="20"/>
                    </w:rPr>
                    <w:t>首次投入小计</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7BF1E5F4" w14:textId="77777777" w:rsidR="005F273F" w:rsidRDefault="005F273F">
                  <w:pPr>
                    <w:keepNext/>
                    <w:spacing w:line="276" w:lineRule="auto"/>
                    <w:jc w:val="center"/>
                  </w:pPr>
                  <w:r>
                    <w:rPr>
                      <w:color w:val="000000"/>
                      <w:sz w:val="20"/>
                    </w:rPr>
                    <w:t>上述三项</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0A0FB290" w14:textId="77777777" w:rsidR="005F273F" w:rsidRDefault="005F273F">
                  <w:pPr>
                    <w:keepNext/>
                    <w:spacing w:line="276" w:lineRule="auto"/>
                    <w:jc w:val="center"/>
                  </w:pPr>
                  <w:r>
                    <w:rPr>
                      <w:color w:val="000000"/>
                      <w:sz w:val="20"/>
                    </w:rPr>
                    <w:t>102379.43</w:t>
                  </w:r>
                </w:p>
              </w:tc>
            </w:tr>
            <w:tr w:rsidR="002D5F05" w14:paraId="2E40906E"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565EB5A4" w14:textId="77777777" w:rsidR="005F273F" w:rsidRDefault="005F273F">
                  <w:pPr>
                    <w:keepNext/>
                    <w:spacing w:line="276" w:lineRule="auto"/>
                    <w:jc w:val="center"/>
                  </w:pPr>
                  <w:r>
                    <w:rPr>
                      <w:color w:val="000000"/>
                      <w:sz w:val="20"/>
                    </w:rPr>
                    <w:t>年维护审核运营</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0A6B4559" w14:textId="77777777" w:rsidR="005F273F" w:rsidRDefault="005F273F">
                  <w:pPr>
                    <w:keepNext/>
                    <w:spacing w:line="276" w:lineRule="auto"/>
                    <w:jc w:val="center"/>
                  </w:pPr>
                  <w:r>
                    <w:rPr>
                      <w:color w:val="000000"/>
                      <w:sz w:val="20"/>
                    </w:rPr>
                    <w:t>155491÷2080×240×1.3</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505028F8" w14:textId="77777777" w:rsidR="005F273F" w:rsidRDefault="005F273F">
                  <w:pPr>
                    <w:keepNext/>
                    <w:spacing w:line="276" w:lineRule="auto"/>
                    <w:jc w:val="center"/>
                  </w:pPr>
                  <w:r>
                    <w:rPr>
                      <w:color w:val="000000"/>
                      <w:sz w:val="20"/>
                    </w:rPr>
                    <w:t>23323.65</w:t>
                  </w:r>
                </w:p>
              </w:tc>
            </w:tr>
            <w:tr w:rsidR="002D5F05" w14:paraId="46690FD4"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7DF199BC" w14:textId="77777777" w:rsidR="005F273F" w:rsidRDefault="005F273F">
                  <w:pPr>
                    <w:keepNext/>
                    <w:spacing w:line="276" w:lineRule="auto"/>
                    <w:jc w:val="center"/>
                  </w:pPr>
                  <w:r>
                    <w:rPr>
                      <w:color w:val="000000"/>
                      <w:sz w:val="20"/>
                    </w:rPr>
                    <w:t>年其他运行</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38A3AFF7" w14:textId="77777777" w:rsidR="005F273F" w:rsidRDefault="005F273F">
                  <w:pPr>
                    <w:keepNext/>
                    <w:spacing w:line="276" w:lineRule="auto"/>
                    <w:jc w:val="center"/>
                  </w:pPr>
                  <w:r>
                    <w:rPr>
                      <w:color w:val="000000"/>
                      <w:sz w:val="20"/>
                    </w:rPr>
                    <w:t>假设能源、备份、培训预算</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7AA27B81" w14:textId="77777777" w:rsidR="005F273F" w:rsidRDefault="005F273F">
                  <w:pPr>
                    <w:keepNext/>
                    <w:spacing w:line="276" w:lineRule="auto"/>
                    <w:jc w:val="center"/>
                  </w:pPr>
                  <w:r>
                    <w:rPr>
                      <w:color w:val="000000"/>
                      <w:sz w:val="20"/>
                    </w:rPr>
                    <w:t>6000.00</w:t>
                  </w:r>
                </w:p>
              </w:tc>
            </w:tr>
            <w:tr w:rsidR="002D5F05" w14:paraId="0FF78C83"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47911D8B" w14:textId="77777777" w:rsidR="005F273F" w:rsidRDefault="005F273F">
                  <w:pPr>
                    <w:keepNext/>
                    <w:spacing w:line="276" w:lineRule="auto"/>
                    <w:jc w:val="center"/>
                  </w:pPr>
                  <w:r>
                    <w:rPr>
                      <w:color w:val="000000"/>
                      <w:sz w:val="20"/>
                    </w:rPr>
                    <w:t>年短信</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25273C0F" w14:textId="77777777" w:rsidR="005F273F" w:rsidRDefault="005F273F">
                  <w:pPr>
                    <w:keepNext/>
                    <w:spacing w:line="276" w:lineRule="auto"/>
                    <w:jc w:val="center"/>
                  </w:pPr>
                  <w:r>
                    <w:rPr>
                      <w:color w:val="000000"/>
                      <w:sz w:val="20"/>
                    </w:rPr>
                    <w:t>100000×1×0.055</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6D37C7C4" w14:textId="77777777" w:rsidR="005F273F" w:rsidRDefault="005F273F">
                  <w:pPr>
                    <w:keepNext/>
                    <w:spacing w:line="276" w:lineRule="auto"/>
                    <w:jc w:val="center"/>
                  </w:pPr>
                  <w:r>
                    <w:rPr>
                      <w:color w:val="000000"/>
                      <w:sz w:val="20"/>
                    </w:rPr>
                    <w:t>5500.00</w:t>
                  </w:r>
                </w:p>
              </w:tc>
            </w:tr>
            <w:tr w:rsidR="002D5F05" w14:paraId="3B669960"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26D63D0E" w14:textId="77777777" w:rsidR="005F273F" w:rsidRDefault="005F273F">
                  <w:pPr>
                    <w:keepNext/>
                    <w:spacing w:line="276" w:lineRule="auto"/>
                    <w:jc w:val="center"/>
                  </w:pPr>
                  <w:r>
                    <w:rPr>
                      <w:color w:val="000000"/>
                      <w:sz w:val="20"/>
                    </w:rPr>
                    <w:t>年持续投入小计</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03F11629" w14:textId="77777777" w:rsidR="005F273F" w:rsidRDefault="005F273F">
                  <w:pPr>
                    <w:keepNext/>
                    <w:spacing w:line="276" w:lineRule="auto"/>
                    <w:jc w:val="center"/>
                  </w:pPr>
                  <w:r>
                    <w:rPr>
                      <w:color w:val="000000"/>
                      <w:sz w:val="20"/>
                    </w:rPr>
                    <w:t>维护、运行及短信</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52EBCEBA" w14:textId="77777777" w:rsidR="005F273F" w:rsidRDefault="005F273F">
                  <w:pPr>
                    <w:keepNext/>
                    <w:spacing w:line="276" w:lineRule="auto"/>
                    <w:jc w:val="center"/>
                  </w:pPr>
                  <w:r>
                    <w:rPr>
                      <w:color w:val="000000"/>
                      <w:sz w:val="20"/>
                    </w:rPr>
                    <w:t>34823.65</w:t>
                  </w:r>
                </w:p>
              </w:tc>
            </w:tr>
            <w:tr w:rsidR="002D5F05" w14:paraId="4DF2867F" w14:textId="77777777">
              <w:trPr>
                <w:cantSplit/>
                <w:jc w:val="center"/>
              </w:trPr>
              <w:tc>
                <w:tcPr>
                  <w:tcW w:w="2268"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6A16CF9D" w14:textId="77777777" w:rsidR="005F273F" w:rsidRDefault="005F273F">
                  <w:pPr>
                    <w:spacing w:line="276" w:lineRule="auto"/>
                    <w:jc w:val="center"/>
                  </w:pPr>
                  <w:r>
                    <w:rPr>
                      <w:color w:val="000000"/>
                      <w:sz w:val="20"/>
                    </w:rPr>
                    <w:t>第一年度总投入</w:t>
                  </w:r>
                </w:p>
              </w:tc>
              <w:tc>
                <w:tcPr>
                  <w:tcW w:w="4025"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0827AEC7" w14:textId="77777777" w:rsidR="005F273F" w:rsidRDefault="005F273F">
                  <w:pPr>
                    <w:spacing w:line="276" w:lineRule="auto"/>
                    <w:jc w:val="center"/>
                  </w:pPr>
                  <w:r>
                    <w:rPr>
                      <w:color w:val="000000"/>
                      <w:sz w:val="20"/>
                    </w:rPr>
                    <w:t>首次投入加持续投入</w:t>
                  </w:r>
                </w:p>
              </w:tc>
              <w:tc>
                <w:tcPr>
                  <w:tcW w:w="3005"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7568BB9E" w14:textId="77777777" w:rsidR="005F273F" w:rsidRDefault="005F273F">
                  <w:pPr>
                    <w:spacing w:line="276" w:lineRule="auto"/>
                    <w:jc w:val="center"/>
                  </w:pPr>
                  <w:r>
                    <w:rPr>
                      <w:color w:val="000000"/>
                      <w:sz w:val="20"/>
                    </w:rPr>
                    <w:t>137203.08</w:t>
                  </w:r>
                </w:p>
              </w:tc>
            </w:tr>
          </w:tbl>
          <w:p w14:paraId="6C1E97C4" w14:textId="77777777" w:rsidR="005F273F" w:rsidRDefault="005F273F">
            <w:pPr>
              <w:pStyle w:val="ReportBody"/>
              <w:snapToGrid w:val="0"/>
              <w:rPr>
                <w:rFonts w:hint="eastAsia"/>
              </w:rPr>
            </w:pPr>
            <w:r>
              <w:t>除工资与短信单价具有外部参照外，上述人数、工时、系数和其他费用均为待核实假设。240小时按活动级审核与必要抽查估计资源，不能证明足以支撑十万名用户逐人审核。若生产场景要求更细的审核、更多接口或额外基础设施，应相应增加成本。第一年计入整机购置后，同一口径不再重复计入全额折旧。</w:t>
            </w:r>
          </w:p>
          <w:p w14:paraId="6CB12E0A" w14:textId="77777777" w:rsidR="005F273F" w:rsidRDefault="005F273F">
            <w:pPr>
              <w:pStyle w:val="ReportBody"/>
              <w:snapToGrid w:val="0"/>
              <w:rPr>
                <w:rFonts w:hint="eastAsia"/>
              </w:rPr>
            </w:pPr>
            <w:r>
              <w:t>该测算包含人工资源估值，因此是经济投入分析，并非现金流量表或会计利润表。已有设备和新增购置需在实际预算中区分；员工节省时间只有在减少外包、加班等支付或形成其他可确认价值时，才进入收益。本示例不计人员节约和渠道迁移节约，也不使用外部案例的增长比例，以减少重复计益。</w:t>
            </w:r>
          </w:p>
          <w:p w14:paraId="64402EF1" w14:textId="77777777" w:rsidR="005F273F" w:rsidRDefault="005F273F">
            <w:pPr>
              <w:pStyle w:val="ReportCaption"/>
              <w:snapToGrid w:val="0"/>
            </w:pPr>
            <w:r>
              <w:lastRenderedPageBreak/>
              <w:t>表</w:t>
            </w:r>
            <w:r>
              <w:t xml:space="preserve">12 </w:t>
            </w:r>
            <w:r>
              <w:t>转化增量情景与第一年度结果</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765"/>
              <w:gridCol w:w="964"/>
              <w:gridCol w:w="709"/>
              <w:gridCol w:w="1134"/>
              <w:gridCol w:w="1729"/>
              <w:gridCol w:w="2069"/>
              <w:gridCol w:w="1361"/>
            </w:tblGrid>
            <w:tr w:rsidR="002D5F05" w14:paraId="52EC4788" w14:textId="77777777" w:rsidTr="00320082">
              <w:trPr>
                <w:cantSplit/>
                <w:tblHeader/>
                <w:jc w:val="center"/>
              </w:trPr>
              <w:tc>
                <w:tcPr>
                  <w:tcW w:w="765"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0D55B064" w14:textId="77777777" w:rsidR="005F273F" w:rsidRDefault="005F273F" w:rsidP="00320082">
                  <w:pPr>
                    <w:keepNext/>
                    <w:spacing w:line="276" w:lineRule="auto"/>
                    <w:jc w:val="center"/>
                  </w:pPr>
                  <w:r>
                    <w:rPr>
                      <w:color w:val="000000"/>
                      <w:sz w:val="20"/>
                    </w:rPr>
                    <w:t>情景</w:t>
                  </w:r>
                </w:p>
              </w:tc>
              <w:tc>
                <w:tcPr>
                  <w:tcW w:w="964"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2B5CA1D4" w14:textId="77777777" w:rsidR="005F273F" w:rsidRDefault="005F273F" w:rsidP="00320082">
                  <w:pPr>
                    <w:keepNext/>
                    <w:spacing w:line="276" w:lineRule="auto"/>
                    <w:jc w:val="center"/>
                  </w:pPr>
                  <w:r>
                    <w:rPr>
                      <w:color w:val="000000"/>
                      <w:sz w:val="20"/>
                    </w:rPr>
                    <w:t xml:space="preserve">Δp </w:t>
                  </w:r>
                  <w:r>
                    <w:rPr>
                      <w:color w:val="000000"/>
                      <w:sz w:val="20"/>
                    </w:rPr>
                    <w:t>百分点</w:t>
                  </w:r>
                </w:p>
              </w:tc>
              <w:tc>
                <w:tcPr>
                  <w:tcW w:w="709"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1BB91005" w14:textId="77777777" w:rsidR="005F273F" w:rsidRDefault="005F273F" w:rsidP="00320082">
                  <w:pPr>
                    <w:keepNext/>
                    <w:spacing w:line="276" w:lineRule="auto"/>
                    <w:jc w:val="center"/>
                  </w:pPr>
                  <w:r>
                    <w:rPr>
                      <w:color w:val="000000"/>
                      <w:sz w:val="20"/>
                    </w:rPr>
                    <w:t xml:space="preserve">m </w:t>
                  </w:r>
                  <w:r>
                    <w:rPr>
                      <w:color w:val="000000"/>
                      <w:sz w:val="20"/>
                    </w:rPr>
                    <w:t>元</w:t>
                  </w:r>
                </w:p>
              </w:tc>
              <w:tc>
                <w:tcPr>
                  <w:tcW w:w="1134"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25A846AA" w14:textId="77777777" w:rsidR="005F273F" w:rsidRDefault="005F273F" w:rsidP="00320082">
                  <w:pPr>
                    <w:keepNext/>
                    <w:spacing w:line="276" w:lineRule="auto"/>
                    <w:jc w:val="center"/>
                  </w:pPr>
                  <w:r>
                    <w:rPr>
                      <w:color w:val="000000"/>
                      <w:sz w:val="20"/>
                    </w:rPr>
                    <w:t>新增订单</w:t>
                  </w:r>
                  <w:r>
                    <w:rPr>
                      <w:color w:val="000000"/>
                      <w:sz w:val="20"/>
                    </w:rPr>
                    <w:t xml:space="preserve"> </w:t>
                  </w:r>
                  <w:r>
                    <w:rPr>
                      <w:color w:val="000000"/>
                      <w:sz w:val="20"/>
                    </w:rPr>
                    <w:t>单</w:t>
                  </w:r>
                </w:p>
              </w:tc>
              <w:tc>
                <w:tcPr>
                  <w:tcW w:w="1729"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43ABC019" w14:textId="77777777" w:rsidR="005F273F" w:rsidRDefault="005F273F" w:rsidP="00320082">
                  <w:pPr>
                    <w:keepNext/>
                    <w:spacing w:line="276" w:lineRule="auto"/>
                    <w:jc w:val="center"/>
                  </w:pPr>
                  <w:r>
                    <w:rPr>
                      <w:color w:val="000000"/>
                      <w:sz w:val="20"/>
                    </w:rPr>
                    <w:t>新增贡献</w:t>
                  </w:r>
                  <w:r>
                    <w:rPr>
                      <w:color w:val="000000"/>
                      <w:sz w:val="20"/>
                    </w:rPr>
                    <w:t xml:space="preserve"> </w:t>
                  </w:r>
                  <w:r>
                    <w:rPr>
                      <w:color w:val="000000"/>
                      <w:sz w:val="20"/>
                    </w:rPr>
                    <w:t>元</w:t>
                  </w:r>
                </w:p>
              </w:tc>
              <w:tc>
                <w:tcPr>
                  <w:tcW w:w="2069"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2EF55ED7" w14:textId="77777777" w:rsidR="005F273F" w:rsidRDefault="005F273F" w:rsidP="00320082">
                  <w:pPr>
                    <w:keepNext/>
                    <w:spacing w:line="276" w:lineRule="auto"/>
                    <w:jc w:val="center"/>
                  </w:pPr>
                  <w:r>
                    <w:rPr>
                      <w:color w:val="000000"/>
                      <w:sz w:val="20"/>
                    </w:rPr>
                    <w:t>净效益</w:t>
                  </w:r>
                  <w:r>
                    <w:rPr>
                      <w:color w:val="000000"/>
                      <w:sz w:val="20"/>
                    </w:rPr>
                    <w:t xml:space="preserve"> </w:t>
                  </w:r>
                  <w:r>
                    <w:rPr>
                      <w:color w:val="000000"/>
                      <w:sz w:val="20"/>
                    </w:rPr>
                    <w:t>元</w:t>
                  </w:r>
                </w:p>
              </w:tc>
              <w:tc>
                <w:tcPr>
                  <w:tcW w:w="1361"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16443D31" w14:textId="77777777" w:rsidR="005F273F" w:rsidRDefault="005F273F" w:rsidP="00320082">
                  <w:pPr>
                    <w:keepNext/>
                    <w:spacing w:line="276" w:lineRule="auto"/>
                    <w:jc w:val="center"/>
                  </w:pPr>
                  <w:r>
                    <w:rPr>
                      <w:color w:val="000000"/>
                      <w:sz w:val="20"/>
                    </w:rPr>
                    <w:t>ROI</w:t>
                  </w:r>
                </w:p>
              </w:tc>
            </w:tr>
            <w:tr w:rsidR="002D5F05" w14:paraId="2246167D" w14:textId="77777777">
              <w:trPr>
                <w:cantSplit/>
                <w:jc w:val="center"/>
              </w:trPr>
              <w:tc>
                <w:tcPr>
                  <w:tcW w:w="76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4D81183A" w14:textId="77777777" w:rsidR="005F273F" w:rsidRDefault="005F273F">
                  <w:pPr>
                    <w:keepNext/>
                    <w:spacing w:line="276" w:lineRule="auto"/>
                    <w:jc w:val="center"/>
                  </w:pPr>
                  <w:r>
                    <w:rPr>
                      <w:color w:val="000000"/>
                      <w:sz w:val="20"/>
                    </w:rPr>
                    <w:t>保守</w:t>
                  </w:r>
                </w:p>
              </w:tc>
              <w:tc>
                <w:tcPr>
                  <w:tcW w:w="964"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6C8B5185" w14:textId="77777777" w:rsidR="005F273F" w:rsidRDefault="005F273F">
                  <w:pPr>
                    <w:keepNext/>
                    <w:spacing w:line="276" w:lineRule="auto"/>
                    <w:jc w:val="center"/>
                  </w:pPr>
                  <w:r>
                    <w:rPr>
                      <w:color w:val="000000"/>
                      <w:sz w:val="20"/>
                    </w:rPr>
                    <w:t>0.2</w:t>
                  </w:r>
                </w:p>
              </w:tc>
              <w:tc>
                <w:tcPr>
                  <w:tcW w:w="709"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37C33D19" w14:textId="77777777" w:rsidR="005F273F" w:rsidRDefault="005F273F">
                  <w:pPr>
                    <w:keepNext/>
                    <w:spacing w:line="276" w:lineRule="auto"/>
                    <w:jc w:val="center"/>
                  </w:pPr>
                  <w:r>
                    <w:rPr>
                      <w:color w:val="000000"/>
                      <w:sz w:val="20"/>
                    </w:rPr>
                    <w:t>100</w:t>
                  </w:r>
                </w:p>
              </w:tc>
              <w:tc>
                <w:tcPr>
                  <w:tcW w:w="1134"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580BC391" w14:textId="77777777" w:rsidR="005F273F" w:rsidRDefault="005F273F">
                  <w:pPr>
                    <w:keepNext/>
                    <w:spacing w:line="276" w:lineRule="auto"/>
                    <w:jc w:val="center"/>
                  </w:pPr>
                  <w:r>
                    <w:rPr>
                      <w:color w:val="000000"/>
                      <w:sz w:val="20"/>
                    </w:rPr>
                    <w:t>200</w:t>
                  </w:r>
                </w:p>
              </w:tc>
              <w:tc>
                <w:tcPr>
                  <w:tcW w:w="1729"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565A898F" w14:textId="77777777" w:rsidR="005F273F" w:rsidRDefault="005F273F">
                  <w:pPr>
                    <w:keepNext/>
                    <w:spacing w:line="276" w:lineRule="auto"/>
                    <w:jc w:val="center"/>
                  </w:pPr>
                  <w:r>
                    <w:rPr>
                      <w:color w:val="000000"/>
                      <w:sz w:val="20"/>
                    </w:rPr>
                    <w:t>20000.00</w:t>
                  </w:r>
                </w:p>
              </w:tc>
              <w:tc>
                <w:tcPr>
                  <w:tcW w:w="2069"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6A5C24C3" w14:textId="77777777" w:rsidR="005F273F" w:rsidRDefault="005F273F">
                  <w:pPr>
                    <w:keepNext/>
                    <w:spacing w:line="276" w:lineRule="auto"/>
                    <w:jc w:val="center"/>
                  </w:pPr>
                  <w:r>
                    <w:rPr>
                      <w:color w:val="000000"/>
                      <w:sz w:val="20"/>
                    </w:rPr>
                    <w:t>−117203.08</w:t>
                  </w:r>
                </w:p>
              </w:tc>
              <w:tc>
                <w:tcPr>
                  <w:tcW w:w="1361"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6BFB49AB" w14:textId="77777777" w:rsidR="005F273F" w:rsidRDefault="005F273F">
                  <w:pPr>
                    <w:keepNext/>
                    <w:spacing w:line="276" w:lineRule="auto"/>
                    <w:jc w:val="center"/>
                  </w:pPr>
                  <w:r>
                    <w:rPr>
                      <w:color w:val="000000"/>
                      <w:sz w:val="20"/>
                    </w:rPr>
                    <w:t>−85.42%</w:t>
                  </w:r>
                </w:p>
              </w:tc>
            </w:tr>
            <w:tr w:rsidR="002D5F05" w14:paraId="25B73694" w14:textId="77777777">
              <w:trPr>
                <w:cantSplit/>
                <w:jc w:val="center"/>
              </w:trPr>
              <w:tc>
                <w:tcPr>
                  <w:tcW w:w="76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75D98C81" w14:textId="77777777" w:rsidR="005F273F" w:rsidRDefault="005F273F">
                  <w:pPr>
                    <w:keepNext/>
                    <w:spacing w:line="276" w:lineRule="auto"/>
                    <w:jc w:val="center"/>
                  </w:pPr>
                  <w:r>
                    <w:rPr>
                      <w:color w:val="000000"/>
                      <w:sz w:val="20"/>
                    </w:rPr>
                    <w:t>基准</w:t>
                  </w:r>
                </w:p>
              </w:tc>
              <w:tc>
                <w:tcPr>
                  <w:tcW w:w="964"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35F01B90" w14:textId="77777777" w:rsidR="005F273F" w:rsidRDefault="005F273F">
                  <w:pPr>
                    <w:keepNext/>
                    <w:spacing w:line="276" w:lineRule="auto"/>
                    <w:jc w:val="center"/>
                  </w:pPr>
                  <w:r>
                    <w:rPr>
                      <w:color w:val="000000"/>
                      <w:sz w:val="20"/>
                    </w:rPr>
                    <w:t>0.5</w:t>
                  </w:r>
                </w:p>
              </w:tc>
              <w:tc>
                <w:tcPr>
                  <w:tcW w:w="709"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575E2FF7" w14:textId="77777777" w:rsidR="005F273F" w:rsidRDefault="005F273F">
                  <w:pPr>
                    <w:keepNext/>
                    <w:spacing w:line="276" w:lineRule="auto"/>
                    <w:jc w:val="center"/>
                  </w:pPr>
                  <w:r>
                    <w:rPr>
                      <w:color w:val="000000"/>
                      <w:sz w:val="20"/>
                    </w:rPr>
                    <w:t>150</w:t>
                  </w:r>
                </w:p>
              </w:tc>
              <w:tc>
                <w:tcPr>
                  <w:tcW w:w="1134"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5362E99A" w14:textId="77777777" w:rsidR="005F273F" w:rsidRDefault="005F273F">
                  <w:pPr>
                    <w:keepNext/>
                    <w:spacing w:line="276" w:lineRule="auto"/>
                    <w:jc w:val="center"/>
                  </w:pPr>
                  <w:r>
                    <w:rPr>
                      <w:color w:val="000000"/>
                      <w:sz w:val="20"/>
                    </w:rPr>
                    <w:t>500</w:t>
                  </w:r>
                </w:p>
              </w:tc>
              <w:tc>
                <w:tcPr>
                  <w:tcW w:w="1729"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14A88EBE" w14:textId="77777777" w:rsidR="005F273F" w:rsidRDefault="005F273F">
                  <w:pPr>
                    <w:keepNext/>
                    <w:spacing w:line="276" w:lineRule="auto"/>
                    <w:jc w:val="center"/>
                  </w:pPr>
                  <w:r>
                    <w:rPr>
                      <w:color w:val="000000"/>
                      <w:sz w:val="20"/>
                    </w:rPr>
                    <w:t>75000.00</w:t>
                  </w:r>
                </w:p>
              </w:tc>
              <w:tc>
                <w:tcPr>
                  <w:tcW w:w="2069"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2178C1AD" w14:textId="77777777" w:rsidR="005F273F" w:rsidRDefault="005F273F">
                  <w:pPr>
                    <w:keepNext/>
                    <w:spacing w:line="276" w:lineRule="auto"/>
                    <w:jc w:val="center"/>
                  </w:pPr>
                  <w:r>
                    <w:rPr>
                      <w:color w:val="000000"/>
                      <w:sz w:val="20"/>
                    </w:rPr>
                    <w:t>−62203.08</w:t>
                  </w:r>
                </w:p>
              </w:tc>
              <w:tc>
                <w:tcPr>
                  <w:tcW w:w="1361"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30AADB98" w14:textId="77777777" w:rsidR="005F273F" w:rsidRDefault="005F273F">
                  <w:pPr>
                    <w:keepNext/>
                    <w:spacing w:line="276" w:lineRule="auto"/>
                    <w:jc w:val="center"/>
                  </w:pPr>
                  <w:r>
                    <w:rPr>
                      <w:color w:val="000000"/>
                      <w:sz w:val="20"/>
                    </w:rPr>
                    <w:t>−45.34%</w:t>
                  </w:r>
                </w:p>
              </w:tc>
            </w:tr>
            <w:tr w:rsidR="002D5F05" w14:paraId="7AB675B9" w14:textId="77777777">
              <w:trPr>
                <w:cantSplit/>
                <w:jc w:val="center"/>
              </w:trPr>
              <w:tc>
                <w:tcPr>
                  <w:tcW w:w="765"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00B595E0" w14:textId="77777777" w:rsidR="005F273F" w:rsidRDefault="005F273F">
                  <w:pPr>
                    <w:spacing w:line="276" w:lineRule="auto"/>
                    <w:jc w:val="center"/>
                  </w:pPr>
                  <w:r>
                    <w:rPr>
                      <w:color w:val="000000"/>
                      <w:sz w:val="20"/>
                    </w:rPr>
                    <w:t>积极</w:t>
                  </w:r>
                </w:p>
              </w:tc>
              <w:tc>
                <w:tcPr>
                  <w:tcW w:w="964"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51435823" w14:textId="77777777" w:rsidR="005F273F" w:rsidRDefault="005F273F">
                  <w:pPr>
                    <w:spacing w:line="276" w:lineRule="auto"/>
                    <w:jc w:val="center"/>
                  </w:pPr>
                  <w:r>
                    <w:rPr>
                      <w:color w:val="000000"/>
                      <w:sz w:val="20"/>
                    </w:rPr>
                    <w:t>1.0</w:t>
                  </w:r>
                </w:p>
              </w:tc>
              <w:tc>
                <w:tcPr>
                  <w:tcW w:w="709"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1F99258A" w14:textId="77777777" w:rsidR="005F273F" w:rsidRDefault="005F273F">
                  <w:pPr>
                    <w:spacing w:line="276" w:lineRule="auto"/>
                    <w:jc w:val="center"/>
                  </w:pPr>
                  <w:r>
                    <w:rPr>
                      <w:color w:val="000000"/>
                      <w:sz w:val="20"/>
                    </w:rPr>
                    <w:t>200</w:t>
                  </w:r>
                </w:p>
              </w:tc>
              <w:tc>
                <w:tcPr>
                  <w:tcW w:w="1134"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5141D083" w14:textId="77777777" w:rsidR="005F273F" w:rsidRDefault="005F273F">
                  <w:pPr>
                    <w:spacing w:line="276" w:lineRule="auto"/>
                    <w:jc w:val="center"/>
                  </w:pPr>
                  <w:r>
                    <w:rPr>
                      <w:color w:val="000000"/>
                      <w:sz w:val="20"/>
                    </w:rPr>
                    <w:t>1000</w:t>
                  </w:r>
                </w:p>
              </w:tc>
              <w:tc>
                <w:tcPr>
                  <w:tcW w:w="1729"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64E8FFF7" w14:textId="77777777" w:rsidR="005F273F" w:rsidRDefault="005F273F">
                  <w:pPr>
                    <w:spacing w:line="276" w:lineRule="auto"/>
                    <w:jc w:val="center"/>
                  </w:pPr>
                  <w:r>
                    <w:rPr>
                      <w:color w:val="000000"/>
                      <w:sz w:val="20"/>
                    </w:rPr>
                    <w:t>200000.00</w:t>
                  </w:r>
                </w:p>
              </w:tc>
              <w:tc>
                <w:tcPr>
                  <w:tcW w:w="2069"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59B0806B" w14:textId="77777777" w:rsidR="005F273F" w:rsidRDefault="005F273F">
                  <w:pPr>
                    <w:spacing w:line="276" w:lineRule="auto"/>
                    <w:jc w:val="center"/>
                  </w:pPr>
                  <w:r>
                    <w:rPr>
                      <w:color w:val="000000"/>
                      <w:sz w:val="20"/>
                    </w:rPr>
                    <w:t>62796.92</w:t>
                  </w:r>
                </w:p>
              </w:tc>
              <w:tc>
                <w:tcPr>
                  <w:tcW w:w="1361"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633B72F8" w14:textId="77777777" w:rsidR="005F273F" w:rsidRDefault="005F273F">
                  <w:pPr>
                    <w:spacing w:line="276" w:lineRule="auto"/>
                    <w:jc w:val="center"/>
                  </w:pPr>
                  <w:r>
                    <w:rPr>
                      <w:color w:val="000000"/>
                      <w:sz w:val="20"/>
                    </w:rPr>
                    <w:t>45.77%</w:t>
                  </w:r>
                </w:p>
              </w:tc>
            </w:tr>
          </w:tbl>
          <w:p w14:paraId="44CF2E0C" w14:textId="77777777" w:rsidR="005F273F" w:rsidRDefault="005F273F">
            <w:pPr>
              <w:pStyle w:val="ReportBody"/>
              <w:snapToGrid w:val="0"/>
              <w:rPr>
                <w:rFonts w:hint="eastAsia"/>
              </w:rPr>
            </w:pPr>
            <w:r>
              <w:t>“基准”仅表示中间假设，并不意味着最可能发生。表12与图8说明，低增量下第一年可能无法收回投入，只有新增贡献足够时才具备正净效益。N为100000、m为150元且无可兑现节约时，第一年盈亏平衡要求Δp约为0.915个百分点；若投入上升20%而其他条件不变，该阈值也上升20%。</w:t>
            </w:r>
          </w:p>
          <w:p w14:paraId="5B26554E" w14:textId="1D31984A" w:rsidR="005F273F" w:rsidRDefault="00D61644">
            <w:pPr>
              <w:keepNext/>
              <w:keepLines/>
              <w:spacing w:after="60"/>
              <w:jc w:val="center"/>
            </w:pPr>
            <w:r>
              <w:rPr>
                <w:noProof/>
              </w:rPr>
              <w:pict w14:anchorId="71FE2DF6">
                <v:shape id="Picture 8" o:spid="_x0000_i1032" type="#_x0000_t75" style="width:454.8pt;height:188.4pt;visibility:visible;mso-wrap-style:square">
                  <v:imagedata r:id="rId14" o:title=""/>
                </v:shape>
              </w:pict>
            </w:r>
            <w:r w:rsidR="005F273F">
              <w:br/>
            </w:r>
            <w:r w:rsidR="005F273F">
              <w:rPr>
                <w:rFonts w:ascii="宋体" w:hAnsi="宋体"/>
              </w:rPr>
              <w:t>图8 转化增量与订单净贡献的敏感性分析。</w:t>
            </w:r>
          </w:p>
          <w:p w14:paraId="68A36E18" w14:textId="77777777" w:rsidR="005F273F" w:rsidRDefault="005F273F">
            <w:pPr>
              <w:pStyle w:val="ReportBody"/>
              <w:snapToGrid w:val="0"/>
              <w:rPr>
                <w:rFonts w:hint="eastAsia"/>
              </w:rPr>
            </w:pPr>
            <w:r>
              <w:t>渠道和人员参数同样影响结论。若含签名短信为160字，10万人共计30万计费条；按每月不超过10万条、单价0.055元分月发送，费用为16500元；若集中在同月，则按30万条档位0.052元重算为15600元。实际预算应逐月按计费量及当期价格核算；若审核量超出240小时假设，也需重新测算。在当前原型尚无真实转化增量的情况下，合理决策是先用有限试点估计Δp、m和资源消耗，再选择是否扩大，不以离线AP或国外企业收入数字替代投资依据。</w:t>
            </w:r>
          </w:p>
          <w:p w14:paraId="60C389F9" w14:textId="77777777" w:rsidR="005F273F" w:rsidRDefault="005F273F">
            <w:pPr>
              <w:pStyle w:val="af1"/>
              <w:snapToGrid w:val="0"/>
              <w:rPr>
                <w:rFonts w:hint="eastAsia"/>
              </w:rPr>
            </w:pPr>
            <w:bookmarkStart w:id="15" w:name="_Toc243171055"/>
            <w:bookmarkStart w:id="16" w:name="_Toc243173610"/>
            <w:r>
              <w:t>三</w:t>
            </w:r>
            <w:r>
              <w:rPr>
                <w:rFonts w:hint="eastAsia"/>
              </w:rPr>
              <w:t>、</w:t>
            </w:r>
            <w:r>
              <w:t>创新应用</w:t>
            </w:r>
            <w:bookmarkEnd w:id="15"/>
            <w:bookmarkEnd w:id="16"/>
          </w:p>
          <w:p w14:paraId="48910DF1" w14:textId="77777777" w:rsidR="005F273F" w:rsidRDefault="005F273F">
            <w:pPr>
              <w:pStyle w:val="af2"/>
              <w:snapToGrid w:val="0"/>
              <w:rPr>
                <w:rFonts w:hint="eastAsia"/>
              </w:rPr>
            </w:pPr>
            <w:r>
              <w:t>（一）面向节假日任务的流程创新</w:t>
            </w:r>
          </w:p>
          <w:p w14:paraId="7FD0B362" w14:textId="77777777" w:rsidR="005F273F" w:rsidRDefault="005F273F">
            <w:pPr>
              <w:pStyle w:val="ReportBody"/>
              <w:snapToGrid w:val="0"/>
              <w:rPr>
                <w:rFonts w:hint="eastAsia"/>
              </w:rPr>
            </w:pPr>
            <w:r>
              <w:t>创新定位在任务适配与流程组织。画像、推荐和生成式模型均有成熟研究，项目把个</w:t>
            </w:r>
            <w:r>
              <w:lastRenderedPageBreak/>
              <w:t>人偏好确认、授权约束、实时航班条件、素材版本及审核组织为本地流程。冻结模拟实验用于方法评价，万人网站回放用于检验现有业务路径；二者均不代替真实用户体验或商业验证。</w:t>
            </w:r>
          </w:p>
          <w:p w14:paraId="047EB8D5" w14:textId="77777777" w:rsidR="005F273F" w:rsidRDefault="005F273F">
            <w:pPr>
              <w:pStyle w:val="ReportBody"/>
              <w:snapToGrid w:val="0"/>
              <w:rPr>
                <w:rFonts w:hint="eastAsia"/>
              </w:rPr>
            </w:pPr>
            <w:r>
              <w:t>2026年10月12日的归档版本以历史画像及候选匹配为主。10月17日版本接入个人账号、自报偏好、共享撤回、联网航班和本地执行包，并区分兴趣来源、查询阶段与可选评价。独立模拟库复用这些业务规则，便于在展示中检查各环节的衔接。</w:t>
            </w:r>
          </w:p>
          <w:p w14:paraId="0C856B2B" w14:textId="77777777" w:rsidR="005F273F" w:rsidRDefault="005F273F">
            <w:pPr>
              <w:pStyle w:val="af2"/>
              <w:snapToGrid w:val="0"/>
              <w:rPr>
                <w:rFonts w:hint="eastAsia"/>
              </w:rPr>
            </w:pPr>
            <w:r>
              <w:t>（二）将可复核证据嵌入操作</w:t>
            </w:r>
          </w:p>
          <w:p w14:paraId="756D1567" w14:textId="77777777" w:rsidR="005F273F" w:rsidRDefault="005F273F">
            <w:pPr>
              <w:pStyle w:val="ReportBody"/>
              <w:snapToGrid w:val="0"/>
              <w:rPr>
                <w:rFonts w:hint="eastAsia"/>
              </w:rPr>
            </w:pPr>
            <w:r>
              <w:t>证据从输入延伸到执行。偏好保留确认与版本来源，查询区分请求、有效报价和选择保存，授权约束营销可见范围，素材与名单指纹约束审核有效性。模拟回放保留种子、场景参数及执行结果，人数与事件次数分别统计；未经真实评价的数据不能用于断言画像准确或用户满意。</w:t>
            </w:r>
          </w:p>
          <w:p w14:paraId="74DB06E0" w14:textId="77777777" w:rsidR="005F273F" w:rsidRDefault="005F273F">
            <w:pPr>
              <w:pStyle w:val="ReportBody"/>
              <w:snapToGrid w:val="0"/>
              <w:rPr>
                <w:rFonts w:hint="eastAsia"/>
              </w:rPr>
            </w:pPr>
            <w:r>
              <w:t>版本检查覆盖偏好确认、名单更新、素材修改及执行包准备等关键节点。后续测试将进一步记录各节点的证据完整率、缺失原因和异常恢复情况，以评价追溯机制在连续运行中的可靠性。</w:t>
            </w:r>
          </w:p>
          <w:p w14:paraId="11A3C653" w14:textId="0A0CC658" w:rsidR="005F273F" w:rsidRDefault="00D61644">
            <w:pPr>
              <w:keepNext/>
              <w:keepLines/>
              <w:spacing w:after="60"/>
              <w:jc w:val="center"/>
            </w:pPr>
            <w:r>
              <w:rPr>
                <w:noProof/>
              </w:rPr>
              <w:pict w14:anchorId="7F14E932">
                <v:shape id="Picture 9" o:spid="_x0000_i1033" type="#_x0000_t75" style="width:454.2pt;height:120.6pt;visibility:visible;mso-wrap-style:square">
                  <v:imagedata r:id="rId15" o:title=""/>
                </v:shape>
              </w:pict>
            </w:r>
            <w:r w:rsidR="005F273F">
              <w:br/>
            </w:r>
            <w:r w:rsidR="005F273F">
              <w:rPr>
                <w:rFonts w:ascii="宋体" w:hAnsi="宋体"/>
              </w:rPr>
              <w:t>图9 行为证据到执行记录的关联示意</w:t>
            </w:r>
          </w:p>
          <w:p w14:paraId="52FC16DF" w14:textId="77777777" w:rsidR="005F273F" w:rsidRDefault="005F273F">
            <w:pPr>
              <w:pStyle w:val="af2"/>
              <w:snapToGrid w:val="0"/>
              <w:rPr>
                <w:rFonts w:hint="eastAsia"/>
              </w:rPr>
            </w:pPr>
            <w:r>
              <w:t>（三）协同管理与渐进式实践</w:t>
            </w:r>
          </w:p>
          <w:p w14:paraId="2C06561C" w14:textId="77777777" w:rsidR="005F273F" w:rsidRDefault="005F273F">
            <w:pPr>
              <w:pStyle w:val="ReportBody"/>
              <w:snapToGrid w:val="0"/>
              <w:rPr>
                <w:rFonts w:hint="eastAsia"/>
              </w:rPr>
            </w:pPr>
            <w:r>
              <w:t>创新管理需要把模型更新、内容审核和业务执行纳入共同规则。建议建立活动前条件核对、活动中异常处理和活动后复盘机制；模型人员说明版本适用范围，营销人员记录选择原因，产品人员确认可售条件，审核人员确认实际待执行内容。任何一方发现证据不充分，都应能退回相应步骤，而不是在下游用人工经验掩盖上游缺口。</w:t>
            </w:r>
          </w:p>
          <w:p w14:paraId="0A2235A2" w14:textId="77777777" w:rsidR="005F273F" w:rsidRDefault="005F273F">
            <w:pPr>
              <w:pStyle w:val="ReportBody"/>
              <w:snapToGrid w:val="0"/>
              <w:rPr>
                <w:rFonts w:hint="eastAsia"/>
              </w:rPr>
            </w:pPr>
            <w:r>
              <w:t>原型成果包括个人与营销双端、独立模拟实验及万人业务回放。下一阶段优先开展真实使用评价、人员任务计时和产品时效核验；完成渠道接入与联系授权后，再组织受控营</w:t>
            </w:r>
            <w:r>
              <w:lastRenderedPageBreak/>
              <w:t>销试点。</w:t>
            </w:r>
          </w:p>
          <w:p w14:paraId="5D7049F0" w14:textId="77777777" w:rsidR="005F273F" w:rsidRDefault="005F273F">
            <w:pPr>
              <w:pStyle w:val="af1"/>
              <w:snapToGrid w:val="0"/>
              <w:rPr>
                <w:rFonts w:hint="eastAsia"/>
              </w:rPr>
            </w:pPr>
            <w:bookmarkStart w:id="17" w:name="_Toc243171056"/>
            <w:bookmarkStart w:id="18" w:name="_Toc243173611"/>
            <w:r>
              <w:t>四</w:t>
            </w:r>
            <w:r>
              <w:rPr>
                <w:rFonts w:hint="eastAsia"/>
              </w:rPr>
              <w:t>、</w:t>
            </w:r>
            <w:r>
              <w:t>社会效益与可持续发展</w:t>
            </w:r>
            <w:bookmarkEnd w:id="17"/>
            <w:bookmarkEnd w:id="18"/>
          </w:p>
          <w:p w14:paraId="37D15DF8" w14:textId="77777777" w:rsidR="005F273F" w:rsidRDefault="005F273F">
            <w:pPr>
              <w:pStyle w:val="af2"/>
              <w:snapToGrid w:val="0"/>
              <w:rPr>
                <w:rFonts w:hint="eastAsia"/>
              </w:rPr>
            </w:pPr>
            <w:r>
              <w:t>（一）旅客体验与营销资源使用</w:t>
            </w:r>
          </w:p>
          <w:p w14:paraId="760ECE81" w14:textId="77777777" w:rsidR="005F273F" w:rsidRDefault="005F273F">
            <w:pPr>
              <w:pStyle w:val="ReportBody"/>
              <w:snapToGrid w:val="0"/>
              <w:rPr>
                <w:rFonts w:hint="eastAsia"/>
              </w:rPr>
            </w:pPr>
            <w:r>
              <w:t>与旅客当前需求更相关的信息，有机会减少无关内容干扰；清晰标注事实和适用条件，有助于旅客理解推荐并自主选择。项目通过兴趣证据、产品约束、频控和审核机制支持这一方向，但目前没有真实旅客满意度、投诉率或出行体验改善数据，社会效益应作为有待检验的作用机制呈现。</w:t>
            </w:r>
          </w:p>
          <w:p w14:paraId="31151BC8" w14:textId="77777777" w:rsidR="005F273F" w:rsidRDefault="005F273F">
            <w:pPr>
              <w:pStyle w:val="ReportBody"/>
              <w:snapToGrid w:val="0"/>
              <w:rPr>
                <w:rFonts w:hint="eastAsia"/>
              </w:rPr>
            </w:pPr>
            <w:r>
              <w:t>营销资源评价还应纳入每个有效需求所需投入、重复触达和拒绝后停止执行等指标，使企业判断活动是否以合理成本提供了有用信息。</w:t>
            </w:r>
          </w:p>
          <w:p w14:paraId="11D7974F" w14:textId="77777777" w:rsidR="005F273F" w:rsidRDefault="005F273F">
            <w:pPr>
              <w:pStyle w:val="af2"/>
              <w:snapToGrid w:val="0"/>
              <w:rPr>
                <w:rFonts w:hint="eastAsia"/>
              </w:rPr>
            </w:pPr>
            <w:r>
              <w:t>（二）数据治理与数字安全</w:t>
            </w:r>
          </w:p>
          <w:p w14:paraId="16D46866" w14:textId="77777777" w:rsidR="005F273F" w:rsidRDefault="005F273F">
            <w:pPr>
              <w:pStyle w:val="ReportBody"/>
              <w:snapToGrid w:val="0"/>
              <w:rPr>
                <w:rFonts w:hint="eastAsia"/>
              </w:rPr>
            </w:pPr>
            <w:r>
              <w:t>真实个人端仅收集自报与本站操作，匿名共享自愿，撤回即从当前营销画像、热度、名单及导出移除。评价默认仅本人保存，进入营销分析还需单独同意；重新开启共享不自动重新共享旧评价。账号资料与浏览器临时会话分离，导出不含账号、密码摘要、原始聊天或令牌。已下载的离线文件无法自动撤回，组织者需另行管理；本地机制仍不等于生产安全认证。</w:t>
            </w:r>
          </w:p>
          <w:p w14:paraId="6DB5DB75" w14:textId="77777777" w:rsidR="005F273F" w:rsidRDefault="005F273F">
            <w:pPr>
              <w:pStyle w:val="ReportBody"/>
              <w:snapToGrid w:val="0"/>
              <w:rPr>
                <w:rFonts w:hint="eastAsia"/>
              </w:rPr>
            </w:pPr>
            <w:r>
              <w:t>画像输出应保留不确定性。预算未知不能被改写为收入判断，目的地兴趣不宜扩展为职业、健康或家庭身份推断。分群只服务于当前营销任务，人员应能够查看依据并纠正不适用标签。涉及价格和服务机会的决策还需单独检查公平性，避免行为稀疏者长期被排除在有用信息之外。</w:t>
            </w:r>
          </w:p>
          <w:p w14:paraId="74B0FF80" w14:textId="77777777" w:rsidR="005F273F" w:rsidRDefault="005F273F">
            <w:pPr>
              <w:pStyle w:val="af2"/>
              <w:snapToGrid w:val="0"/>
              <w:rPr>
                <w:rFonts w:hint="eastAsia"/>
              </w:rPr>
            </w:pPr>
            <w:r>
              <w:t>（三）数字包容与持续运营</w:t>
            </w:r>
          </w:p>
          <w:p w14:paraId="4546D633" w14:textId="77777777" w:rsidR="005F273F" w:rsidRDefault="005F273F">
            <w:pPr>
              <w:pStyle w:val="ReportBody"/>
              <w:snapToGrid w:val="0"/>
              <w:rPr>
                <w:rFonts w:hint="eastAsia"/>
              </w:rPr>
            </w:pPr>
            <w:r>
              <w:t>培训应结合实际活动，解释模型分数、历史匹配和真实可售之间的区别，并训练异常处理。对不同经验人员分别观察任务效率，检查工作负担是否转移给审核岗位。</w:t>
            </w:r>
          </w:p>
          <w:p w14:paraId="49943061" w14:textId="77777777" w:rsidR="005F273F" w:rsidRDefault="005F273F">
            <w:pPr>
              <w:pStyle w:val="ReportBody"/>
              <w:snapToGrid w:val="0"/>
              <w:rPr>
                <w:rFonts w:hint="eastAsia"/>
              </w:rPr>
            </w:pPr>
            <w:r>
              <w:t>持续运营需要覆盖设备能耗、运行维护和人员学习成本。本地推理降低对外部接口的依赖，同时占用设备资源，是否比其他部署方式更经济，应在相同负载和服务要求下比较。当前没有实测能耗、碳排放或减排量，因此不进行环境效益货币化。可持续性的现实基础，是系统在可控投入下持续提供可验证价值。</w:t>
            </w:r>
          </w:p>
          <w:p w14:paraId="5510C883" w14:textId="77777777" w:rsidR="005F273F" w:rsidRDefault="005F273F">
            <w:pPr>
              <w:pStyle w:val="af2"/>
              <w:snapToGrid w:val="0"/>
              <w:rPr>
                <w:rFonts w:hint="eastAsia"/>
              </w:rPr>
            </w:pPr>
            <w:r>
              <w:lastRenderedPageBreak/>
              <w:t>（四）研究局限与后续工作</w:t>
            </w:r>
          </w:p>
          <w:p w14:paraId="7FE92A2B" w14:textId="77777777" w:rsidR="005F273F" w:rsidRDefault="005F273F">
            <w:pPr>
              <w:pStyle w:val="ReportBody"/>
              <w:snapToGrid w:val="0"/>
              <w:rPr>
                <w:rFonts w:hint="eastAsia"/>
              </w:rPr>
            </w:pPr>
            <w:r>
              <w:t>研究的主要限制在数据来源与评价范围。开发和独立测试用户仍由同一模拟机制生成；网站案例复用开发人口，共享、规划和保存概率为场景设定，个人方案批量采用模板。三个活动经过意向筛选，关注指标反映所选人群的表现。真实需求、用户体验、并发性能与营销增量仍需独立验证。</w:t>
            </w:r>
          </w:p>
          <w:p w14:paraId="2F03B8FF" w14:textId="77777777" w:rsidR="005F273F" w:rsidRDefault="005F273F">
            <w:pPr>
              <w:pStyle w:val="ReportBody"/>
              <w:snapToGrid w:val="0"/>
              <w:rPr>
                <w:rFonts w:hint="eastAsia"/>
              </w:rPr>
            </w:pPr>
            <w:r>
              <w:t>后续先邀请自愿补充评价、记录查询失败与未采用原因，延长本站自然行为观察；达到历史条件后封存预测并等待完整未来窗口。模型继续比较强规则，采用独立协议及用户分组区间，避免反复挑选已见测试结果。材料盲评和人员计时另行开展；具备产品、联系授权和订单净贡献后，再做预登记随机对照及投入复核。</w:t>
            </w:r>
          </w:p>
          <w:p w14:paraId="3CDCCE67" w14:textId="77777777" w:rsidR="005F273F" w:rsidRDefault="005F273F">
            <w:pPr>
              <w:pStyle w:val="ReportBody"/>
              <w:snapToGrid w:val="0"/>
              <w:rPr>
                <w:rFonts w:hint="eastAsia"/>
              </w:rPr>
            </w:pPr>
            <w:r>
              <w:t>华翼朝阳将个人出行需求、当前航班查询和营销活动准备连接起来。实验支持在需求识别中保留强近期基线，网站案例说明了偏好、产品条件、素材版本与复盘记录如何协同。后续应以自愿参与的使用评价、可靠的产品信息和订单净贡献为依据，决定试点范围与扩展投入。</w:t>
            </w:r>
          </w:p>
        </w:tc>
      </w:tr>
    </w:tbl>
    <w:p w14:paraId="243734B7" w14:textId="77777777" w:rsidR="00D81396" w:rsidRDefault="005F273F">
      <w:pPr>
        <w:pStyle w:val="af0"/>
        <w:pageBreakBefore/>
        <w:snapToGrid w:val="0"/>
        <w:rPr>
          <w:rFonts w:hint="eastAsia"/>
        </w:rPr>
      </w:pPr>
      <w:bookmarkStart w:id="19" w:name="_Toc243173612"/>
      <w:r>
        <w:lastRenderedPageBreak/>
        <w:t>参考文献</w:t>
      </w:r>
      <w:bookmarkEnd w:id="19"/>
    </w:p>
    <w:p w14:paraId="74EE0F7E" w14:textId="77777777" w:rsidR="005F273F" w:rsidRDefault="005F273F">
      <w:pPr>
        <w:pStyle w:val="ReportReference"/>
        <w:snapToGrid w:val="0"/>
      </w:pPr>
      <w:r>
        <w:t xml:space="preserve">[1] </w:t>
      </w:r>
      <w:r>
        <w:t>中国民用航空局</w:t>
      </w:r>
      <w:r>
        <w:t xml:space="preserve">. </w:t>
      </w:r>
      <w:r>
        <w:t>民航局发布《</w:t>
      </w:r>
      <w:r>
        <w:t>2025</w:t>
      </w:r>
      <w:r>
        <w:t>年民航行业发展统计公报》</w:t>
      </w:r>
      <w:r>
        <w:t>. 2026-04-17</w:t>
      </w:r>
      <w:r>
        <w:t>。</w:t>
      </w:r>
    </w:p>
    <w:p w14:paraId="6BD54BC2" w14:textId="77777777" w:rsidR="005F273F" w:rsidRDefault="005F273F">
      <w:pPr>
        <w:pStyle w:val="ReportReference"/>
        <w:snapToGrid w:val="0"/>
      </w:pPr>
      <w:r>
        <w:t xml:space="preserve">[2] </w:t>
      </w:r>
      <w:r>
        <w:t>中国东方航空股份有限公司</w:t>
      </w:r>
      <w:r>
        <w:t xml:space="preserve">. </w:t>
      </w:r>
      <w:r>
        <w:t>中国东方航空股份有限公司</w:t>
      </w:r>
      <w:r>
        <w:t>2025</w:t>
      </w:r>
      <w:r>
        <w:t>年度报告</w:t>
      </w:r>
      <w:r>
        <w:t>. 2026</w:t>
      </w:r>
      <w:r>
        <w:t>。</w:t>
      </w:r>
      <w:r>
        <w:t xml:space="preserve"> </w:t>
      </w:r>
      <w:r>
        <w:t>第</w:t>
      </w:r>
      <w:r>
        <w:t>17</w:t>
      </w:r>
      <w:r>
        <w:t>、</w:t>
      </w:r>
      <w:r>
        <w:t>19</w:t>
      </w:r>
      <w:r>
        <w:t>、</w:t>
      </w:r>
      <w:r>
        <w:t>22—23</w:t>
      </w:r>
      <w:r>
        <w:t>、</w:t>
      </w:r>
      <w:r>
        <w:t>26</w:t>
      </w:r>
      <w:r>
        <w:t>及</w:t>
      </w:r>
      <w:r>
        <w:t>32—33</w:t>
      </w:r>
      <w:r>
        <w:t>页。报告期</w:t>
      </w:r>
      <w:r>
        <w:t>2025</w:t>
      </w:r>
      <w:r>
        <w:t>年。</w:t>
      </w:r>
    </w:p>
    <w:p w14:paraId="70C83C66" w14:textId="77777777" w:rsidR="005F273F" w:rsidRDefault="005F273F">
      <w:pPr>
        <w:pStyle w:val="ReportReference"/>
        <w:snapToGrid w:val="0"/>
      </w:pPr>
      <w:r>
        <w:t xml:space="preserve">[3] </w:t>
      </w:r>
      <w:r>
        <w:t>中国东方航空股份有限公司</w:t>
      </w:r>
      <w:r>
        <w:t xml:space="preserve">. </w:t>
      </w:r>
      <w:r>
        <w:t>中国东方航空股份有限公司</w:t>
      </w:r>
      <w:r>
        <w:t>2026</w:t>
      </w:r>
      <w:r>
        <w:t>年半年度报告</w:t>
      </w:r>
      <w:r>
        <w:t>. 2026-08-31</w:t>
      </w:r>
      <w:r>
        <w:t>。</w:t>
      </w:r>
      <w:r>
        <w:t xml:space="preserve"> </w:t>
      </w:r>
      <w:r>
        <w:t>第</w:t>
      </w:r>
      <w:r>
        <w:t>14</w:t>
      </w:r>
      <w:r>
        <w:t>、</w:t>
      </w:r>
      <w:r>
        <w:t>18</w:t>
      </w:r>
      <w:r>
        <w:t>、</w:t>
      </w:r>
      <w:r>
        <w:t>20</w:t>
      </w:r>
      <w:r>
        <w:t>及</w:t>
      </w:r>
      <w:r>
        <w:t>26—27</w:t>
      </w:r>
      <w:r>
        <w:t>页。报告期</w:t>
      </w:r>
      <w:r>
        <w:t>2026</w:t>
      </w:r>
      <w:r>
        <w:t>年</w:t>
      </w:r>
      <w:r>
        <w:t>1—6</w:t>
      </w:r>
      <w:r>
        <w:t>月。</w:t>
      </w:r>
    </w:p>
    <w:p w14:paraId="4CC1F6B0" w14:textId="77777777" w:rsidR="005F273F" w:rsidRDefault="005F273F">
      <w:pPr>
        <w:pStyle w:val="ReportReference"/>
        <w:snapToGrid w:val="0"/>
      </w:pPr>
      <w:r>
        <w:t>[4] Hevner, Alan R.; March, Salvatore T.; Park, Jinsoo et al. Design Science in Information Systems Research. MIS Quarterly, 2004, 28(1): 75–105. DOI: 10.2307/25148625.</w:t>
      </w:r>
    </w:p>
    <w:p w14:paraId="48218B7D" w14:textId="77777777" w:rsidR="005F273F" w:rsidRDefault="005F273F">
      <w:pPr>
        <w:pStyle w:val="ReportReference"/>
        <w:snapToGrid w:val="0"/>
      </w:pPr>
      <w:r>
        <w:t>[5] Huang, Ming-Hui; Rust, Roland T. A strategic framework for artificial intelligence in marketing. Journal of the Academy of Marketing Science, 2021, 49(1): 30–50. DOI: 10.1007/s11747-020-00749-9.</w:t>
      </w:r>
    </w:p>
    <w:p w14:paraId="49F1142D" w14:textId="77777777" w:rsidR="005F273F" w:rsidRDefault="005F273F">
      <w:pPr>
        <w:pStyle w:val="ReportReference"/>
        <w:snapToGrid w:val="0"/>
      </w:pPr>
      <w:r>
        <w:t xml:space="preserve">[6] </w:t>
      </w:r>
      <w:r>
        <w:t>高广尚</w:t>
      </w:r>
      <w:r>
        <w:t xml:space="preserve">. </w:t>
      </w:r>
      <w:r>
        <w:t>用户画像构建方法研究综述</w:t>
      </w:r>
      <w:r>
        <w:t xml:space="preserve">. </w:t>
      </w:r>
      <w:r>
        <w:t>数据分析与知识发现</w:t>
      </w:r>
      <w:r>
        <w:t>, 2019, 3(3): 25–35. DOI: 10.11925/infotech.2096-3467.2018.0784.</w:t>
      </w:r>
    </w:p>
    <w:p w14:paraId="409FCD0D" w14:textId="77777777" w:rsidR="005F273F" w:rsidRDefault="005F273F">
      <w:pPr>
        <w:pStyle w:val="ReportReference"/>
        <w:snapToGrid w:val="0"/>
      </w:pPr>
      <w:r>
        <w:t>[7] He, Zhicheng; Liu, Weiwen; Guo, Wei et al. A Survey on User Behavior Modeling in Recommender Systems. Proceedings of the Thirty-Second International Joint Conference on Artificial Intelligence, 2023: 6656–6664. DOI: 10.24963/ijcai.2023/746.</w:t>
      </w:r>
    </w:p>
    <w:p w14:paraId="4D8A493C" w14:textId="77777777" w:rsidR="005F273F" w:rsidRDefault="005F273F">
      <w:pPr>
        <w:pStyle w:val="ReportReference"/>
        <w:snapToGrid w:val="0"/>
      </w:pPr>
      <w:r>
        <w:t>[8] Koren, Yehuda. Collaborative filtering with temporal dynamics. Proceedings of the 15th ACM SIGKDD International Conference on Knowledge Discovery and Data Mining, 2009: 447–456. DOI: 10.1145/1557019.1557072.</w:t>
      </w:r>
    </w:p>
    <w:p w14:paraId="4D2850A6" w14:textId="77777777" w:rsidR="005F273F" w:rsidRDefault="005F273F">
      <w:pPr>
        <w:pStyle w:val="ReportReference"/>
        <w:snapToGrid w:val="0"/>
      </w:pPr>
      <w:r>
        <w:t>[9] Li, Jingjing; Xu, Lizhi; Tang, Ling et al. Big data in tourism research: A literature review. Tourism Management, 2018, 68: 301–323. DOI: 10.1016/j.tourman.2018.03.009.</w:t>
      </w:r>
    </w:p>
    <w:p w14:paraId="1EAABF95" w14:textId="77777777" w:rsidR="005F273F" w:rsidRDefault="005F273F">
      <w:pPr>
        <w:pStyle w:val="ReportReference"/>
        <w:snapToGrid w:val="0"/>
      </w:pPr>
      <w:r>
        <w:t>[10] Yang, Xin; Pan, Bing; Evans, James A. et al. Forecasting Chinese tourist volume with search engine data. Tourism Management, 2015, 46: 386–397. DOI: 10.1016/j.tourman.2014.07.019.</w:t>
      </w:r>
    </w:p>
    <w:p w14:paraId="1784715A" w14:textId="77777777" w:rsidR="005F273F" w:rsidRDefault="005F273F">
      <w:pPr>
        <w:pStyle w:val="ReportReference"/>
        <w:snapToGrid w:val="0"/>
      </w:pPr>
      <w:r>
        <w:t xml:space="preserve">[11] </w:t>
      </w:r>
      <w:r>
        <w:t>成都四方伟业软件股份有限公司</w:t>
      </w:r>
      <w:r>
        <w:t xml:space="preserve">. </w:t>
      </w:r>
      <w:r>
        <w:t>某航空商务决策支持系统</w:t>
      </w:r>
      <w:r>
        <w:t>.</w:t>
      </w:r>
    </w:p>
    <w:p w14:paraId="4EFD4257" w14:textId="77777777" w:rsidR="005F273F" w:rsidRDefault="005F273F">
      <w:pPr>
        <w:pStyle w:val="ReportReference"/>
        <w:snapToGrid w:val="0"/>
      </w:pPr>
      <w:r>
        <w:t>[12] Salesforce. Air India delivers effortless, world-class service with Einstein.</w:t>
      </w:r>
    </w:p>
    <w:p w14:paraId="64E6E9BB" w14:textId="77777777" w:rsidR="005F273F" w:rsidRDefault="005F273F">
      <w:pPr>
        <w:pStyle w:val="ReportReference"/>
        <w:snapToGrid w:val="0"/>
      </w:pPr>
      <w:r>
        <w:t>[13] Amazon Web Services. How leading brands deliver exceptional experiences.</w:t>
      </w:r>
    </w:p>
    <w:p w14:paraId="09A19AE1" w14:textId="77777777" w:rsidR="005F273F" w:rsidRDefault="005F273F">
      <w:pPr>
        <w:pStyle w:val="ReportReference"/>
        <w:snapToGrid w:val="0"/>
      </w:pPr>
      <w:r>
        <w:t>[14] Guerrini, Alberto; Ferri, Gabriele; Rocchi, Stefano et al. Personalization @ scale in airlines: combining the power of rich customer data, experiential learning, and revenue management. Journal of Revenue and Pricing Management, 2023, 22(2): 171–180. DOI: 10.1057/s41272-022-00404-8.</w:t>
      </w:r>
    </w:p>
    <w:p w14:paraId="17BF6B74" w14:textId="77777777" w:rsidR="005F273F" w:rsidRDefault="005F273F">
      <w:pPr>
        <w:pStyle w:val="ReportReference"/>
        <w:snapToGrid w:val="0"/>
      </w:pPr>
      <w:r>
        <w:t>[15] Adobe Support and Success Team. How Virgin Atlantic soared with Adobe: A journey of personalization, loyalty, and digital transformation. 2025-10-02</w:t>
      </w:r>
      <w:r>
        <w:t>。</w:t>
      </w:r>
    </w:p>
    <w:p w14:paraId="258A0015" w14:textId="77777777" w:rsidR="005F273F" w:rsidRDefault="005F273F">
      <w:pPr>
        <w:pStyle w:val="ReportReference"/>
        <w:snapToGrid w:val="0"/>
      </w:pPr>
      <w:r>
        <w:t>[16] Adobe. Air India personalizes travel experiences with Adobe. 2025-05-27</w:t>
      </w:r>
      <w:r>
        <w:t>。</w:t>
      </w:r>
    </w:p>
    <w:p w14:paraId="3A31EF49" w14:textId="77777777" w:rsidR="005F273F" w:rsidRDefault="005F273F">
      <w:pPr>
        <w:pStyle w:val="ReportReference"/>
        <w:snapToGrid w:val="0"/>
      </w:pPr>
      <w:r>
        <w:t>[17] Amazon Web Services. TUI Moves Faster and Builds Better ML Models Using MLOps from Data Reply on AWS.</w:t>
      </w:r>
    </w:p>
    <w:p w14:paraId="28B58C34" w14:textId="77777777" w:rsidR="005F273F" w:rsidRDefault="005F273F">
      <w:pPr>
        <w:pStyle w:val="ReportReference"/>
        <w:snapToGrid w:val="0"/>
      </w:pPr>
      <w:r>
        <w:t>[18] Ji, Ziwei; Lee, Nayeon; Frieske, Rita et al. Survey of Hallucination in Natural Language Generation. ACM Computing Surveys, 2023, 55(12): 1–38. DOI: 10.1145/3571730.</w:t>
      </w:r>
    </w:p>
    <w:p w14:paraId="57D061B5" w14:textId="77777777" w:rsidR="005F273F" w:rsidRDefault="005F273F">
      <w:pPr>
        <w:pStyle w:val="ReportReference"/>
        <w:snapToGrid w:val="0"/>
      </w:pPr>
      <w:r>
        <w:t>[19] Friedman, Jerome H. Greedy function approximation: A gradient boosting machine. The Annals of Statistics, 2001, 29(5): 1189–1232. DOI: 10.1214/aos/1013203451.</w:t>
      </w:r>
    </w:p>
    <w:p w14:paraId="70414D25" w14:textId="77777777" w:rsidR="005F273F" w:rsidRDefault="005F273F">
      <w:pPr>
        <w:pStyle w:val="ReportReference"/>
        <w:snapToGrid w:val="0"/>
      </w:pPr>
      <w:r>
        <w:lastRenderedPageBreak/>
        <w:t>[20] Pedregosa, Fabian; Varoquaux, Gaël; Gramfort, Alexandre et al. Scikit-learn: Machine Learning in Python. Journal of Machine Learning Research, 2011, 12: 2825–2830.</w:t>
      </w:r>
    </w:p>
    <w:p w14:paraId="14396FF7" w14:textId="77777777" w:rsidR="005F273F" w:rsidRDefault="005F273F">
      <w:pPr>
        <w:pStyle w:val="ReportReference"/>
        <w:snapToGrid w:val="0"/>
      </w:pPr>
      <w:r>
        <w:t>[21] Sculley, D. Web-scale k-means clustering. Proceedings of the 19th International Conference on World Wide Web, 2010: 1177–1178. DOI: 10.1145/1772690.1772862.</w:t>
      </w:r>
    </w:p>
    <w:p w14:paraId="7A892361" w14:textId="77777777" w:rsidR="005F273F" w:rsidRDefault="005F273F">
      <w:pPr>
        <w:pStyle w:val="ReportReference"/>
        <w:snapToGrid w:val="0"/>
      </w:pPr>
      <w:r>
        <w:t>[22] Saito, Takaya; Rehmsmeier, Marc. The Precision-Recall Plot Is More Informative than the ROC Plot When Evaluating Binary Classifiers on Imbalanced Datasets. PLOS ONE, 2015, 10(3): e0118432. DOI: 10.1371/journal.pone.0118432.</w:t>
      </w:r>
    </w:p>
    <w:p w14:paraId="7A1F3978" w14:textId="77777777" w:rsidR="005F273F" w:rsidRDefault="005F273F">
      <w:pPr>
        <w:pStyle w:val="ReportReference"/>
        <w:snapToGrid w:val="0"/>
      </w:pPr>
      <w:r>
        <w:t>[23] Järvelin, Kalervo; Kekäläinen, Jaana. Cumulated gain-based evaluation of IR techniques. ACM Transactions on Information Systems, 2002, 20(4): 422–446. DOI: 10.1145/582415.582418.</w:t>
      </w:r>
    </w:p>
    <w:p w14:paraId="1AECACE7" w14:textId="77777777" w:rsidR="005F273F" w:rsidRDefault="005F273F">
      <w:pPr>
        <w:pStyle w:val="ReportReference"/>
        <w:snapToGrid w:val="0"/>
      </w:pPr>
      <w:r>
        <w:t>[24] Ferrari Dacrema, Maurizio; Cremonesi, Paolo; Jannach, Dietmar. Are We Really Making Much Progress? A Worrying Analysis of Recent Neural Recommendation Approaches. Proceedings of the 13th ACM Conference on Recommender Systems, 2019: 101–109. DOI: 10.1145/3298689.3347058.</w:t>
      </w:r>
    </w:p>
    <w:p w14:paraId="04B1DA96" w14:textId="77777777" w:rsidR="005F273F" w:rsidRDefault="005F273F">
      <w:pPr>
        <w:pStyle w:val="ReportReference"/>
        <w:snapToGrid w:val="0"/>
      </w:pPr>
      <w:r>
        <w:t xml:space="preserve">[25] Noy, Shakked; Zhang, Whitney. Experimental evidence on the productivity effects of generative artificial intelligence. Science, 2023, 381(6654): 187–192. </w:t>
      </w:r>
      <w:r>
        <w:t>核对摘要、书目信息及</w:t>
      </w:r>
      <w:r>
        <w:t>MIT</w:t>
      </w:r>
      <w:r>
        <w:t>研究介绍，出版社正文访问受限。</w:t>
      </w:r>
      <w:r>
        <w:t xml:space="preserve"> DOI: 10.1126/science.adh2586.</w:t>
      </w:r>
    </w:p>
    <w:p w14:paraId="361B569A" w14:textId="77777777" w:rsidR="005F273F" w:rsidRDefault="005F273F">
      <w:pPr>
        <w:pStyle w:val="ReportReference"/>
        <w:snapToGrid w:val="0"/>
      </w:pPr>
      <w:r>
        <w:t xml:space="preserve">[26] Brynjolfsson, Erik; Li, Danielle; Raymond, Lindsey. Generative AI at Work. The Quarterly Journal of Economics, 2025, 140(2): 889–942. </w:t>
      </w:r>
      <w:r>
        <w:t>使用正式发表版本，</w:t>
      </w:r>
      <w:r>
        <w:t>5172</w:t>
      </w:r>
      <w:r>
        <w:t>名客服人员、平均生产率增加</w:t>
      </w:r>
      <w:r>
        <w:t>15%</w:t>
      </w:r>
      <w:r>
        <w:t>。</w:t>
      </w:r>
      <w:r>
        <w:t xml:space="preserve"> DOI: 10.1093/qje/qjae044.</w:t>
      </w:r>
    </w:p>
    <w:p w14:paraId="51D62EEE" w14:textId="77777777" w:rsidR="005F273F" w:rsidRDefault="005F273F">
      <w:pPr>
        <w:pStyle w:val="ReportReference"/>
        <w:snapToGrid w:val="0"/>
      </w:pPr>
      <w:r>
        <w:t>[27] Amazon Web Services. Measuring recommendation impact with A/B testing.</w:t>
      </w:r>
    </w:p>
    <w:p w14:paraId="20D34A43" w14:textId="77777777" w:rsidR="005F273F" w:rsidRDefault="005F273F">
      <w:pPr>
        <w:pStyle w:val="ReportReference"/>
        <w:snapToGrid w:val="0"/>
      </w:pPr>
      <w:r>
        <w:t>[28] Gutierrez, Pierre; Gérardy, Jean-Yves. Causal Inference and Uplift Modelling: A Review of the Literature. Proceedings of the 3rd International Conference on Predictive Applications and APIs, 2017: 1–13.</w:t>
      </w:r>
    </w:p>
    <w:p w14:paraId="64D4B219" w14:textId="77777777" w:rsidR="005F273F" w:rsidRDefault="005F273F">
      <w:pPr>
        <w:pStyle w:val="ReportReference"/>
        <w:snapToGrid w:val="0"/>
      </w:pPr>
      <w:r>
        <w:t xml:space="preserve">[29] </w:t>
      </w:r>
      <w:r>
        <w:t>国家统计局</w:t>
      </w:r>
      <w:r>
        <w:t>. 2025</w:t>
      </w:r>
      <w:r>
        <w:t>年城镇单位就业人员年平均工资情况</w:t>
      </w:r>
      <w:r>
        <w:t>. 2026-05-15</w:t>
      </w:r>
      <w:r>
        <w:t>。</w:t>
      </w:r>
    </w:p>
    <w:p w14:paraId="4EC1470B" w14:textId="77777777" w:rsidR="005F273F" w:rsidRDefault="005F273F">
      <w:pPr>
        <w:pStyle w:val="ReportReference"/>
        <w:snapToGrid w:val="0"/>
      </w:pPr>
      <w:r>
        <w:t xml:space="preserve">[30] </w:t>
      </w:r>
      <w:r>
        <w:t>阿里云</w:t>
      </w:r>
      <w:r>
        <w:t xml:space="preserve">. </w:t>
      </w:r>
      <w:r>
        <w:t>国内短信服务定价</w:t>
      </w:r>
      <w:r>
        <w:t>.</w:t>
      </w:r>
    </w:p>
    <w:p w14:paraId="67CF424B" w14:textId="77777777" w:rsidR="005F273F" w:rsidRDefault="005F273F">
      <w:pPr>
        <w:pStyle w:val="ReportReference"/>
        <w:snapToGrid w:val="0"/>
      </w:pPr>
      <w:r>
        <w:t xml:space="preserve">[31] </w:t>
      </w:r>
      <w:r>
        <w:t>阿里云</w:t>
      </w:r>
      <w:r>
        <w:t xml:space="preserve">. </w:t>
      </w:r>
      <w:r>
        <w:t>短信发送规则</w:t>
      </w:r>
      <w:r>
        <w:t>.</w:t>
      </w:r>
    </w:p>
    <w:p w14:paraId="152F1429" w14:textId="77777777" w:rsidR="005F273F" w:rsidRDefault="005F273F">
      <w:pPr>
        <w:pStyle w:val="ReportReference"/>
        <w:snapToGrid w:val="0"/>
      </w:pPr>
      <w:r>
        <w:t>[32] Singapore Airlines. myKrisWorld.</w:t>
      </w:r>
    </w:p>
    <w:p w14:paraId="4A25255D" w14:textId="77777777" w:rsidR="005F273F" w:rsidRDefault="005F273F">
      <w:pPr>
        <w:pStyle w:val="ReportReference"/>
        <w:snapToGrid w:val="0"/>
      </w:pPr>
      <w:r>
        <w:t>[33] SilverKris. Personalise your in-flight entertainment with the new Krisworld.com. 2026</w:t>
      </w:r>
      <w:r>
        <w:t>。</w:t>
      </w:r>
    </w:p>
    <w:p w14:paraId="0E172AAB" w14:textId="77777777" w:rsidR="005F273F" w:rsidRDefault="005F273F">
      <w:pPr>
        <w:pStyle w:val="ReportReference"/>
        <w:snapToGrid w:val="0"/>
      </w:pPr>
      <w:r>
        <w:t>[34] Finnair. Finnair becomes the first airline globally to create a ‘Native Order’, powered by Amadeus technology. 2025</w:t>
      </w:r>
      <w:r>
        <w:t>。</w:t>
      </w:r>
    </w:p>
    <w:p w14:paraId="29CC9958" w14:textId="77777777" w:rsidR="005F273F" w:rsidRDefault="005F273F">
      <w:pPr>
        <w:pStyle w:val="ReportReference"/>
        <w:snapToGrid w:val="0"/>
      </w:pPr>
      <w:r>
        <w:t>[35] Finnair. NDC news. 2026</w:t>
      </w:r>
      <w:r>
        <w:t>。</w:t>
      </w:r>
    </w:p>
    <w:p w14:paraId="292399CA" w14:textId="77777777" w:rsidR="005F273F" w:rsidRDefault="005F273F">
      <w:pPr>
        <w:pStyle w:val="ReportReference"/>
        <w:snapToGrid w:val="0"/>
      </w:pPr>
      <w:r>
        <w:t>[36] Amazon Web Services. Omni-channel Customer Engagement for Airlines. 2022</w:t>
      </w:r>
      <w:r>
        <w:t>。</w:t>
      </w:r>
    </w:p>
    <w:p w14:paraId="55CFA589" w14:textId="77777777" w:rsidR="00D81396" w:rsidRDefault="005F273F">
      <w:pPr>
        <w:pStyle w:val="af0"/>
        <w:pageBreakBefore/>
        <w:snapToGrid w:val="0"/>
        <w:rPr>
          <w:rFonts w:hint="eastAsia"/>
        </w:rPr>
      </w:pPr>
      <w:bookmarkStart w:id="20" w:name="_Toc243173613"/>
      <w:r>
        <w:lastRenderedPageBreak/>
        <w:t>附录</w:t>
      </w:r>
      <w:bookmarkEnd w:id="20"/>
    </w:p>
    <w:p w14:paraId="1A0E59BB" w14:textId="77777777" w:rsidR="005F273F" w:rsidRDefault="005F273F">
      <w:pPr>
        <w:pStyle w:val="af1"/>
        <w:snapToGrid w:val="0"/>
        <w:rPr>
          <w:rFonts w:hint="eastAsia"/>
        </w:rPr>
      </w:pPr>
      <w:bookmarkStart w:id="21" w:name="_Toc243171059"/>
      <w:bookmarkStart w:id="22" w:name="_Toc243173614"/>
      <w:r>
        <w:t>附录一 数据与实验复核信息</w:t>
      </w:r>
      <w:bookmarkEnd w:id="21"/>
      <w:bookmarkEnd w:id="22"/>
    </w:p>
    <w:p w14:paraId="3395100F" w14:textId="77777777" w:rsidR="005F273F" w:rsidRDefault="005F273F">
      <w:pPr>
        <w:pStyle w:val="ReportBody"/>
        <w:snapToGrid w:val="0"/>
        <w:rPr>
          <w:rFonts w:hint="eastAsia"/>
        </w:rPr>
      </w:pPr>
      <w:r>
        <w:t>复核分为三组：原10000人数据版本DAILY_SYN_2024_V2_SUBSET_10K及holiday-ml-v1冻结报告；当前30000人清单及demand-30000-20261017-v1独立实验；复用原10000人的网站模拟回放。原始工作簿与冻结模型来源指纹不变。第三组不是额外新增用户，三组样本与指标不得相加或混作独立实证。</w:t>
      </w:r>
    </w:p>
    <w:p w14:paraId="7895E0F8" w14:textId="77777777" w:rsidR="005F273F" w:rsidRDefault="005F273F">
      <w:pPr>
        <w:pStyle w:val="ReportBody"/>
        <w:snapToGrid w:val="0"/>
        <w:rPr>
          <w:rFonts w:hint="eastAsia"/>
        </w:rPr>
      </w:pPr>
      <w:r>
        <w:t>原冻结实验采用2024年月中截点。独立实验按相对日180、240、290开发训练，310、330、350验证，310、330、357测试，2000名测试用户形成6000个快照。网站流程实验在2024年9月24日封存活动排序，再读取后7天原模拟行为，并逐项检查7个活跃日期及跨日期关注条件。</w:t>
      </w:r>
    </w:p>
    <w:p w14:paraId="28E47BE9" w14:textId="77777777" w:rsidR="005F273F" w:rsidRDefault="005F273F">
      <w:pPr>
        <w:pStyle w:val="ReportBody"/>
        <w:snapToGrid w:val="0"/>
        <w:rPr>
          <w:rFonts w:hint="eastAsia"/>
        </w:rPr>
      </w:pPr>
      <w:r>
        <w:t>23项特征依次为近7天关注占比、近30天关注占比、近60天关注占比、14天衰减关注占比、最近关注距今天数、重复访问占比、收藏对象数、目的地信息占比、景区内容占比、酒店内容占比、机票查询占比、攻略内容占比、目的地停留强度、近期关注变化、明确假期计划占比、明确出行计划占比、近期预算均值、预算证据数、全局机票查询占比、全局攻略访问占比、全局重复访问占比、当前假期临近度、用户内容停留强度。</w:t>
      </w:r>
    </w:p>
    <w:p w14:paraId="6072702F" w14:textId="77777777" w:rsidR="005F273F" w:rsidRDefault="005F273F">
      <w:pPr>
        <w:pStyle w:val="ReportBody"/>
        <w:snapToGrid w:val="0"/>
        <w:rPr>
          <w:rFonts w:hint="eastAsia"/>
        </w:rPr>
      </w:pPr>
      <w:r>
        <w:t>独立实验验证集选择recent_hgb:1，测试不用于选型；用户分组配对Bootstrap为500次，区间包含0，promoted=false。pr_auc字段实际调用average_precision_score，正文称AP。网站回放种子20261017，协议、逐步进度和聚合结果保存在独立模拟目录，可核对真实执行结果，不补造成功报价、评分或订单。</w:t>
      </w:r>
    </w:p>
    <w:p w14:paraId="2146B369" w14:textId="77777777" w:rsidR="005F273F" w:rsidRDefault="005F273F">
      <w:pPr>
        <w:pStyle w:val="af1"/>
        <w:snapToGrid w:val="0"/>
        <w:rPr>
          <w:rFonts w:hint="eastAsia"/>
        </w:rPr>
      </w:pPr>
      <w:bookmarkStart w:id="23" w:name="_Toc243171060"/>
      <w:bookmarkStart w:id="24" w:name="_Toc243173615"/>
      <w:r>
        <w:t>附录二 拟用应用评价记录表</w:t>
      </w:r>
      <w:bookmarkEnd w:id="23"/>
      <w:bookmarkEnd w:id="24"/>
    </w:p>
    <w:p w14:paraId="305D920C" w14:textId="77777777" w:rsidR="005F273F" w:rsidRDefault="005F273F">
      <w:pPr>
        <w:pStyle w:val="ReportBody"/>
        <w:snapToGrid w:val="0"/>
        <w:rPr>
          <w:rFonts w:hint="eastAsia"/>
        </w:rPr>
      </w:pPr>
      <w:r>
        <w:t>内容评价记录事实卡、生成条件、修改过程、呈现顺序、错误数量、完整性、相关性及可执行性。人员任务评价同时记录经验、耗时与返工。个人端提供可跳过的使用评价和单独共享选项；这两项评价尚未完成，因而没有满意度或评分均值。</w:t>
      </w:r>
    </w:p>
    <w:p w14:paraId="10B8941A" w14:textId="77777777" w:rsidR="005F273F" w:rsidRDefault="005F273F">
      <w:pPr>
        <w:pStyle w:val="ReportBody"/>
        <w:snapToGrid w:val="0"/>
        <w:rPr>
          <w:rFonts w:hint="eastAsia"/>
        </w:rPr>
      </w:pPr>
      <w:r>
        <w:t>人员任务拟记录参与者经验、任务条件、开始与结束时间、信息查找时间、生成等待时间、人工修改和核验时间、返工次数、最终错误及任务是否完成。不同条件保持事实与任务难度可比，预先确定顺序安排和缺失记录处理规则。未经实际实施，不填入耗时、评分或提升比例。</w:t>
      </w:r>
    </w:p>
    <w:p w14:paraId="141676B3" w14:textId="77777777" w:rsidR="005F273F" w:rsidRDefault="005F273F">
      <w:pPr>
        <w:pStyle w:val="ReportBody"/>
        <w:snapToGrid w:val="0"/>
        <w:rPr>
          <w:rFonts w:hint="eastAsia"/>
        </w:rPr>
      </w:pPr>
      <w:r>
        <w:lastRenderedPageBreak/>
        <w:t>真实业务试点拟记录分组日期、合格人群规则、随机分组标识、产品与优惠条件、订单观察窗口、发送和回执、订单贡献、退款、退订及投诉。正式样本量应依据基线和最小可检测增量计算，观察结束后按预先确定的分析口径汇总。</w:t>
      </w:r>
    </w:p>
    <w:p w14:paraId="3CD46EEB" w14:textId="77777777" w:rsidR="005F273F" w:rsidRDefault="005F273F">
      <w:pPr>
        <w:pStyle w:val="af1"/>
        <w:snapToGrid w:val="0"/>
        <w:rPr>
          <w:rFonts w:hint="eastAsia"/>
        </w:rPr>
      </w:pPr>
      <w:bookmarkStart w:id="25" w:name="_Toc243171061"/>
      <w:bookmarkStart w:id="26" w:name="_Toc243173616"/>
      <w:r>
        <w:t>附录三 财务参数与计算说明</w:t>
      </w:r>
      <w:bookmarkEnd w:id="25"/>
      <w:bookmarkEnd w:id="26"/>
    </w:p>
    <w:p w14:paraId="3CB0088F" w14:textId="77777777" w:rsidR="005F273F" w:rsidRDefault="005F273F">
      <w:pPr>
        <w:pStyle w:val="ReportBody"/>
        <w:snapToGrid w:val="0"/>
        <w:rPr>
          <w:rFonts w:hint="eastAsia"/>
        </w:rPr>
      </w:pPr>
      <w:r>
        <w:t>工资参照为155491元每人年，开发4人月，雇主及间接成本系数1.3，年度工时2080小时，年度维护审核运营240小时，新增设备15000元，集成及治理20000元，其他年度运行6000元。年度合格人群100000名，每人一条短营销短信，单价0.055元。工资和短信规则具有外部来源，其余为假设。</w:t>
      </w:r>
    </w:p>
    <w:p w14:paraId="484531F6" w14:textId="77777777" w:rsidR="005F273F" w:rsidRDefault="005F273F">
      <w:pPr>
        <w:pStyle w:val="ReportBody"/>
        <w:snapToGrid w:val="0"/>
        <w:rPr>
          <w:rFonts w:hint="eastAsia"/>
        </w:rPr>
      </w:pPr>
      <w:r>
        <w:t>首次投入＝155491÷12×4×1.3＋15000＋20000；年度持续投入＝155491÷2080×240×1.3＋6000＋100000×0.055。计算不在中间步骤取整，最终保留两位小数。三种情景分别使用Δp为0.002、0.005、0.010，m为100、150、200元。首次购置与人工资源估值纳入第一年，不另计重复折旧或未经验证的工时节约。</w:t>
      </w:r>
    </w:p>
    <w:p w14:paraId="219A864E" w14:textId="77777777" w:rsidR="005F273F" w:rsidRDefault="005F273F">
      <w:pPr>
        <w:pStyle w:val="af1"/>
        <w:snapToGrid w:val="0"/>
        <w:rPr>
          <w:rFonts w:hint="eastAsia"/>
        </w:rPr>
      </w:pPr>
      <w:bookmarkStart w:id="27" w:name="_Toc243171062"/>
      <w:bookmarkStart w:id="28" w:name="_Toc243173617"/>
      <w:r>
        <w:t>附录四 人工智能使用说明</w:t>
      </w:r>
      <w:bookmarkEnd w:id="27"/>
      <w:bookmarkEnd w:id="28"/>
    </w:p>
    <w:p w14:paraId="401F334E" w14:textId="77777777" w:rsidR="005F273F" w:rsidRDefault="005F273F">
      <w:pPr>
        <w:pStyle w:val="ReportBody"/>
        <w:snapToGrid w:val="0"/>
        <w:rPr>
          <w:rFonts w:hint="eastAsia"/>
        </w:rPr>
      </w:pPr>
      <w:r>
        <w:t>平台使用Qwen3.5-4B-Q4_K_M基础量化模型，未进行旅客数据微调。个人端在条件确认后生成行程，当前航班由联网工具提供；营销端选择核验过的建议与文案版本，事实由程序填入，并设置审核步骤。需求预测实验与语言模型推理分别运行。</w:t>
      </w:r>
    </w:p>
    <w:p w14:paraId="0800106E" w14:textId="6510789C" w:rsidR="005F273F" w:rsidRDefault="005F273F">
      <w:pPr>
        <w:pStyle w:val="ReportBody"/>
        <w:snapToGrid w:val="0"/>
        <w:rPr>
          <w:rFonts w:hint="eastAsia"/>
        </w:rPr>
      </w:pPr>
      <w:r>
        <w:t>项目使用Codex辅助资料检索</w:t>
      </w:r>
      <w:r w:rsidR="002B41A2">
        <w:rPr>
          <w:rFonts w:hint="eastAsia"/>
        </w:rPr>
        <w:t>和</w:t>
      </w:r>
      <w:r>
        <w:t>文献整理。数据来源、引用及参数另行留存，作为人工复核依据。命题解释、事实判断、引用准确性和最终稿件由参赛团队负责。</w:t>
      </w:r>
    </w:p>
    <w:p w14:paraId="0582FE51" w14:textId="77777777" w:rsidR="005F273F" w:rsidRDefault="005F273F">
      <w:pPr>
        <w:pStyle w:val="ReportBody"/>
        <w:snapToGrid w:val="0"/>
        <w:rPr>
          <w:rFonts w:hint="eastAsia"/>
        </w:rPr>
      </w:pPr>
      <w:r>
        <w:t>案例中的旅客、行为回放、仿真航班和渠道反馈均已标明来源。模拟反馈与原始未来关注分别存储，预测特征仅使用决策截点前的信息；财务测算采用明确的情景假设。</w:t>
      </w:r>
    </w:p>
    <w:p w14:paraId="0D631F4D" w14:textId="77777777" w:rsidR="005F273F" w:rsidRDefault="005F273F">
      <w:pPr>
        <w:pStyle w:val="af1"/>
        <w:snapToGrid w:val="0"/>
        <w:rPr>
          <w:rFonts w:hint="eastAsia"/>
        </w:rPr>
      </w:pPr>
      <w:bookmarkStart w:id="29" w:name="_Toc243171063"/>
      <w:bookmarkStart w:id="30" w:name="_Toc243173618"/>
      <w:r>
        <w:t>附录五 应用Demo演示方案</w:t>
      </w:r>
      <w:bookmarkEnd w:id="29"/>
      <w:bookmarkEnd w:id="30"/>
    </w:p>
    <w:p w14:paraId="2EB49774" w14:textId="77777777" w:rsidR="005F273F" w:rsidRDefault="005F273F">
      <w:pPr>
        <w:pStyle w:val="af2"/>
        <w:snapToGrid w:val="0"/>
        <w:rPr>
          <w:rFonts w:hint="eastAsia"/>
        </w:rPr>
      </w:pPr>
      <w:r>
        <w:t>一 演示目标与运行条件</w:t>
      </w:r>
    </w:p>
    <w:p w14:paraId="612305BF" w14:textId="77777777" w:rsidR="005F273F" w:rsidRDefault="005F273F">
      <w:pPr>
        <w:pStyle w:val="ReportBody"/>
        <w:snapToGrid w:val="0"/>
        <w:rPr>
          <w:rFonts w:hint="eastAsia"/>
        </w:rPr>
      </w:pPr>
      <w:r>
        <w:t>演示从旅客方案开始，依次查看活动总览、需求洞察、潜客画像、航线策略、创意工坊、渠道触达和效果复盘。独立模拟站点采用固定案例，便于对照同一活动在八个页面中的输入与输出；界面见附录八。</w:t>
      </w:r>
    </w:p>
    <w:p w14:paraId="17A04A9A" w14:textId="77777777" w:rsidR="005F273F" w:rsidRDefault="005F273F">
      <w:pPr>
        <w:pStyle w:val="ReportBody"/>
        <w:snapToGrid w:val="0"/>
        <w:rPr>
          <w:rFonts w:hint="eastAsia"/>
        </w:rPr>
      </w:pPr>
      <w:r>
        <w:lastRenderedPageBreak/>
        <w:t>平台采用本机部署，正式入口为127.0.0.1的8765端口。演示前启动网站和本地Qwen服务，检查数据及模型状态。安装、依赖和数据恢复方法见交付包的应用使用说明。</w:t>
      </w:r>
    </w:p>
    <w:p w14:paraId="7B5AC418" w14:textId="77777777" w:rsidR="005F273F" w:rsidRDefault="005F273F">
      <w:pPr>
        <w:pStyle w:val="ReportBody"/>
        <w:snapToGrid w:val="0"/>
        <w:rPr>
          <w:rFonts w:hint="eastAsia"/>
        </w:rPr>
      </w:pPr>
      <w:r>
        <w:t>万人模拟案例使用8766端口，与正式站点的数据库隔离，以2024年9月24日为虚拟截点。仿真航班用于展示行程与费用，正式站点继续查询当前航班；两类报价分别标明来源。</w:t>
      </w:r>
    </w:p>
    <w:p w14:paraId="6421B7DD" w14:textId="77777777" w:rsidR="005F273F" w:rsidRDefault="005F273F">
      <w:pPr>
        <w:pStyle w:val="af2"/>
        <w:snapToGrid w:val="0"/>
        <w:rPr>
          <w:rFonts w:hint="eastAsia"/>
        </w:rPr>
      </w:pPr>
      <w:r>
        <w:t>二 从共享方案到本地营销复盘</w:t>
      </w:r>
    </w:p>
    <w:p w14:paraId="7C978FE5" w14:textId="77777777" w:rsidR="005F273F" w:rsidRDefault="005F273F">
      <w:pPr>
        <w:pStyle w:val="ReportBody"/>
        <w:snapToGrid w:val="0"/>
        <w:rPr>
          <w:rFonts w:hint="eastAsia"/>
        </w:rPr>
      </w:pPr>
      <w:r>
        <w:t>第一步，打开明确标注的万人模拟营销页面，在旅行方案、活动总览和需求洞察查看范围。总人口10000人，当前模拟共享8210人、共享内当前版本方案4809人；这些人数按固定模拟编号去重，未共享的模拟资料不进入营销分析。正式用户区保持空白，不自动载入模拟名单。</w:t>
      </w:r>
    </w:p>
    <w:p w14:paraId="5D7832A2" w14:textId="77777777" w:rsidR="005F273F" w:rsidRDefault="005F273F">
      <w:pPr>
        <w:pStyle w:val="ReportBody"/>
        <w:snapToGrid w:val="0"/>
        <w:rPr>
          <w:rFonts w:hint="eastAsia"/>
        </w:rPr>
      </w:pPr>
      <w:r>
        <w:t>第二步，进入“潜客与画像”，按确认目的地、日期及预算筛选并创建或选择活动。核对自报和本站行为来源，不将历史默认“城市初访”当作主动兴趣，也不把未操作解释为拒绝。保存名单与偏好版本，导出仅包含匿名必要字段。</w:t>
      </w:r>
    </w:p>
    <w:p w14:paraId="673B6729" w14:textId="77777777" w:rsidR="005F273F" w:rsidRDefault="005F273F">
      <w:pPr>
        <w:pStyle w:val="ReportBody"/>
        <w:snapToGrid w:val="0"/>
        <w:rPr>
          <w:rFonts w:hint="eastAsia"/>
        </w:rPr>
      </w:pPr>
      <w:r>
        <w:t>第三步，在“航线与策略”核对航司、日期、预算、中转和耗时。模拟入口展示已标明来源的历史与合成航班及费用组成；正式入口使用当次联网结果。营销人员检查旅客条件与候选是否一致，对缺价、查询失败或超预算情况分别处理。</w:t>
      </w:r>
    </w:p>
    <w:p w14:paraId="6CF188D4" w14:textId="77777777" w:rsidR="005F273F" w:rsidRDefault="005F273F">
      <w:pPr>
        <w:pStyle w:val="ReportBody"/>
        <w:snapToGrid w:val="0"/>
        <w:rPr>
          <w:rFonts w:hint="eastAsia"/>
        </w:rPr>
      </w:pPr>
      <w:r>
        <w:t>第四步，在“创意工坊”由本地Qwen选择受限文案版本，程序填入实际人数与条件。核对事实、当前授权及效果边界三个项目后审核，也可退回重做。改动素材或名单偏好后旧审核失效，须重新检查，不能用结构正确代替真实性核验。</w:t>
      </w:r>
    </w:p>
    <w:p w14:paraId="091B0D4D" w14:textId="77777777" w:rsidR="005F273F" w:rsidRDefault="005F273F">
      <w:pPr>
        <w:pStyle w:val="ReportBody"/>
        <w:snapToGrid w:val="0"/>
        <w:rPr>
          <w:rFonts w:hint="eastAsia"/>
        </w:rPr>
      </w:pPr>
      <w:r>
        <w:t>第五步，在渠道触达查看三个已审核活动及419名模拟成员，按本地模拟通道重播419条派发事件。界面展示送达、失败、阅读、点击和查看方案的漏斗，名单与素材按版本关联，可从活动和代表旅客回查准备依据。</w:t>
      </w:r>
    </w:p>
    <w:p w14:paraId="6DDA062E" w14:textId="77777777" w:rsidR="005F273F" w:rsidRDefault="005F273F">
      <w:pPr>
        <w:pStyle w:val="ReportBody"/>
        <w:snapToGrid w:val="0"/>
        <w:rPr>
          <w:rFonts w:hint="eastAsia"/>
        </w:rPr>
      </w:pPr>
      <w:r>
        <w:t>第六步，在效果复盘分别查看模拟反馈漏斗和关注规则验证。前者记录391条送达、247次阅读、70次点击和27次查看方案，后者基于封存后的原模拟未来窗口计算；三活动418名有相关项、1名无相关项，加权Recall@3为0.9406。两个任务保留不同来源和分母，不把合成点击用于证明模型或文案的真实增量。</w:t>
      </w:r>
    </w:p>
    <w:p w14:paraId="602C104A" w14:textId="77777777" w:rsidR="005F273F" w:rsidRDefault="005F273F">
      <w:pPr>
        <w:pStyle w:val="af2"/>
        <w:snapToGrid w:val="0"/>
        <w:rPr>
          <w:rFonts w:hint="eastAsia"/>
        </w:rPr>
      </w:pPr>
      <w:r>
        <w:lastRenderedPageBreak/>
        <w:t>三 必须展示的异常分支</w:t>
      </w:r>
    </w:p>
    <w:p w14:paraId="1579D135" w14:textId="77777777" w:rsidR="005F273F" w:rsidRDefault="005F273F">
      <w:pPr>
        <w:pStyle w:val="ReportCaption"/>
        <w:snapToGrid w:val="0"/>
      </w:pPr>
      <w:r>
        <w:t>表</w:t>
      </w:r>
      <w:r>
        <w:t>13 Demo</w:t>
      </w:r>
      <w:r>
        <w:t>约束验证与留存证据</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268"/>
        <w:gridCol w:w="4025"/>
        <w:gridCol w:w="3005"/>
      </w:tblGrid>
      <w:tr w:rsidR="002D5F05" w14:paraId="232109C9" w14:textId="77777777" w:rsidTr="00320082">
        <w:trPr>
          <w:cantSplit/>
          <w:tblHeader/>
          <w:jc w:val="center"/>
        </w:trPr>
        <w:tc>
          <w:tcPr>
            <w:tcW w:w="2268"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7D5BAE6C" w14:textId="77777777" w:rsidR="005F273F" w:rsidRDefault="005F273F" w:rsidP="00320082">
            <w:pPr>
              <w:keepNext/>
              <w:spacing w:line="276" w:lineRule="auto"/>
              <w:jc w:val="center"/>
            </w:pPr>
            <w:r>
              <w:rPr>
                <w:color w:val="000000"/>
                <w:sz w:val="20"/>
              </w:rPr>
              <w:t>演示分支</w:t>
            </w:r>
          </w:p>
        </w:tc>
        <w:tc>
          <w:tcPr>
            <w:tcW w:w="4025"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413F7313" w14:textId="77777777" w:rsidR="005F273F" w:rsidRDefault="005F273F" w:rsidP="00320082">
            <w:pPr>
              <w:keepNext/>
              <w:spacing w:line="276" w:lineRule="auto"/>
              <w:jc w:val="center"/>
            </w:pPr>
            <w:r>
              <w:rPr>
                <w:color w:val="000000"/>
                <w:sz w:val="20"/>
              </w:rPr>
              <w:t>操作与应检查现象</w:t>
            </w:r>
          </w:p>
        </w:tc>
        <w:tc>
          <w:tcPr>
            <w:tcW w:w="3005"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3A2E73E6" w14:textId="77777777" w:rsidR="005F273F" w:rsidRDefault="005F273F" w:rsidP="00320082">
            <w:pPr>
              <w:keepNext/>
              <w:spacing w:line="276" w:lineRule="auto"/>
              <w:jc w:val="center"/>
            </w:pPr>
            <w:r>
              <w:rPr>
                <w:color w:val="000000"/>
                <w:sz w:val="20"/>
              </w:rPr>
              <w:t>留存证据</w:t>
            </w:r>
          </w:p>
        </w:tc>
      </w:tr>
      <w:tr w:rsidR="002D5F05" w14:paraId="49C5CF33" w14:textId="77777777">
        <w:trPr>
          <w:cantSplit/>
          <w:jc w:val="center"/>
        </w:trPr>
        <w:tc>
          <w:tcPr>
            <w:tcW w:w="2268"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45812595" w14:textId="77777777" w:rsidR="005F273F" w:rsidRDefault="005F273F">
            <w:pPr>
              <w:keepNext/>
              <w:spacing w:line="276" w:lineRule="auto"/>
              <w:jc w:val="left"/>
            </w:pPr>
            <w:r>
              <w:rPr>
                <w:color w:val="000000"/>
                <w:sz w:val="20"/>
              </w:rPr>
              <w:t>无可匹配产品</w:t>
            </w:r>
          </w:p>
        </w:tc>
        <w:tc>
          <w:tcPr>
            <w:tcW w:w="402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068B9C80" w14:textId="77777777" w:rsidR="005F273F" w:rsidRDefault="005F273F">
            <w:pPr>
              <w:keepNext/>
              <w:spacing w:line="276" w:lineRule="auto"/>
              <w:jc w:val="center"/>
            </w:pPr>
            <w:r>
              <w:rPr>
                <w:color w:val="000000"/>
                <w:sz w:val="20"/>
              </w:rPr>
              <w:t>使用实际无匹配对象，显示不满足的条件</w:t>
            </w:r>
          </w:p>
        </w:tc>
        <w:tc>
          <w:tcPr>
            <w:tcW w:w="300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34FF8609" w14:textId="77777777" w:rsidR="005F273F" w:rsidRDefault="005F273F">
            <w:pPr>
              <w:keepNext/>
              <w:spacing w:line="276" w:lineRule="auto"/>
              <w:jc w:val="center"/>
            </w:pPr>
            <w:r>
              <w:rPr>
                <w:color w:val="000000"/>
                <w:sz w:val="20"/>
              </w:rPr>
              <w:t>原始条件、候选结果及失败原因</w:t>
            </w:r>
          </w:p>
        </w:tc>
      </w:tr>
      <w:tr w:rsidR="002D5F05" w14:paraId="19CA495F"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44AABFC1" w14:textId="77777777" w:rsidR="005F273F" w:rsidRDefault="005F273F">
            <w:pPr>
              <w:keepNext/>
              <w:spacing w:line="276" w:lineRule="auto"/>
              <w:jc w:val="left"/>
            </w:pPr>
            <w:r>
              <w:rPr>
                <w:color w:val="000000"/>
                <w:sz w:val="20"/>
              </w:rPr>
              <w:t>素材或名单变化</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658B1BFD" w14:textId="77777777" w:rsidR="005F273F" w:rsidRDefault="005F273F">
            <w:pPr>
              <w:keepNext/>
              <w:spacing w:line="276" w:lineRule="auto"/>
              <w:jc w:val="center"/>
            </w:pPr>
            <w:r>
              <w:rPr>
                <w:color w:val="000000"/>
                <w:sz w:val="20"/>
              </w:rPr>
              <w:t>修改素材或更新名单，检查原审核失效</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24BDA0B0" w14:textId="77777777" w:rsidR="005F273F" w:rsidRDefault="005F273F">
            <w:pPr>
              <w:keepNext/>
              <w:spacing w:line="276" w:lineRule="auto"/>
              <w:jc w:val="center"/>
            </w:pPr>
            <w:r>
              <w:rPr>
                <w:color w:val="000000"/>
                <w:sz w:val="20"/>
              </w:rPr>
              <w:t>变更前后版本及待审核状态</w:t>
            </w:r>
          </w:p>
        </w:tc>
      </w:tr>
      <w:tr w:rsidR="002D5F05" w14:paraId="316E78DA"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006D754B" w14:textId="77777777" w:rsidR="005F273F" w:rsidRDefault="005F273F">
            <w:pPr>
              <w:keepNext/>
              <w:spacing w:line="276" w:lineRule="auto"/>
              <w:jc w:val="left"/>
            </w:pPr>
            <w:r>
              <w:rPr>
                <w:color w:val="000000"/>
                <w:sz w:val="20"/>
              </w:rPr>
              <w:t>审核不完整</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02395F12" w14:textId="77777777" w:rsidR="005F273F" w:rsidRDefault="005F273F">
            <w:pPr>
              <w:keepNext/>
              <w:spacing w:line="276" w:lineRule="auto"/>
              <w:jc w:val="center"/>
            </w:pPr>
            <w:r>
              <w:rPr>
                <w:color w:val="000000"/>
                <w:sz w:val="20"/>
              </w:rPr>
              <w:t>在未完成核验时尝试执行，检查拒绝</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6E00D814" w14:textId="77777777" w:rsidR="005F273F" w:rsidRDefault="005F273F">
            <w:pPr>
              <w:keepNext/>
              <w:spacing w:line="276" w:lineRule="auto"/>
              <w:jc w:val="center"/>
            </w:pPr>
            <w:r>
              <w:rPr>
                <w:color w:val="000000"/>
                <w:sz w:val="20"/>
              </w:rPr>
              <w:t>审核状态及返回原因</w:t>
            </w:r>
          </w:p>
        </w:tc>
      </w:tr>
      <w:tr w:rsidR="002D5F05" w14:paraId="23A2FA0D" w14:textId="77777777">
        <w:trPr>
          <w:cantSplit/>
          <w:jc w:val="center"/>
        </w:trPr>
        <w:tc>
          <w:tcPr>
            <w:tcW w:w="2268"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761F1EFB" w14:textId="77777777" w:rsidR="005F273F" w:rsidRDefault="005F273F">
            <w:pPr>
              <w:spacing w:line="276" w:lineRule="auto"/>
              <w:jc w:val="left"/>
            </w:pPr>
            <w:r>
              <w:rPr>
                <w:color w:val="000000"/>
                <w:sz w:val="20"/>
              </w:rPr>
              <w:t>共享撤回或历史不足</w:t>
            </w:r>
          </w:p>
        </w:tc>
        <w:tc>
          <w:tcPr>
            <w:tcW w:w="4025"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22F47095" w14:textId="77777777" w:rsidR="005F273F" w:rsidRDefault="005F273F">
            <w:pPr>
              <w:spacing w:line="276" w:lineRule="auto"/>
              <w:jc w:val="center"/>
            </w:pPr>
            <w:r>
              <w:rPr>
                <w:color w:val="000000"/>
                <w:sz w:val="20"/>
              </w:rPr>
              <w:t>撤回后从当前名单移除；历史不足不评分</w:t>
            </w:r>
          </w:p>
        </w:tc>
        <w:tc>
          <w:tcPr>
            <w:tcW w:w="3005"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168FBF1A" w14:textId="77777777" w:rsidR="005F273F" w:rsidRDefault="005F273F">
            <w:pPr>
              <w:spacing w:line="276" w:lineRule="auto"/>
              <w:jc w:val="center"/>
            </w:pPr>
            <w:r>
              <w:rPr>
                <w:color w:val="000000"/>
                <w:sz w:val="20"/>
              </w:rPr>
              <w:t>授权变化、审核失效或未定义指标</w:t>
            </w:r>
          </w:p>
        </w:tc>
      </w:tr>
    </w:tbl>
    <w:p w14:paraId="3E5F81A4" w14:textId="77777777" w:rsidR="005F273F" w:rsidRDefault="005F273F">
      <w:pPr>
        <w:pStyle w:val="ReportBody"/>
        <w:snapToGrid w:val="0"/>
        <w:rPr>
          <w:rFonts w:hint="eastAsia"/>
        </w:rPr>
      </w:pPr>
      <w:r>
        <w:t>上述分支按当前正式机制复演，模拟夹具与用户记录分开。撤回后下载须重新核验授权，旧评价不能在重开共享后自动进入营销；预测窗口未闭合时不提前评分。异常保持原状，修正后另行记录，不能通过改写用户历史制造成功。</w:t>
      </w:r>
    </w:p>
    <w:p w14:paraId="70FD3DE7" w14:textId="77777777" w:rsidR="005F273F" w:rsidRDefault="005F273F">
      <w:pPr>
        <w:pStyle w:val="af2"/>
        <w:snapToGrid w:val="0"/>
        <w:rPr>
          <w:rFonts w:hint="eastAsia"/>
        </w:rPr>
      </w:pPr>
      <w:r>
        <w:t>四 视频组织与材料留存</w:t>
      </w:r>
    </w:p>
    <w:p w14:paraId="3E3CB224" w14:textId="77777777" w:rsidR="005F273F" w:rsidRDefault="005F273F">
      <w:pPr>
        <w:pStyle w:val="ReportBody"/>
        <w:snapToGrid w:val="0"/>
        <w:rPr>
          <w:rFonts w:hint="eastAsia"/>
        </w:rPr>
      </w:pPr>
      <w:r>
        <w:t>若后续按规程制作决赛演示视频，建议以4分30秒为目标：前20秒说明任务与数据属性，随后45秒展示需求和画像、35秒展示约束匹配、60秒展示生成与审核、45秒展示执行及异常、45秒展示复盘与结论。此分配是录制计划，不是实测运行耗时；模型等待若剪辑压缩，应标明实际耗时，不暗示瞬时完成。</w:t>
      </w:r>
    </w:p>
    <w:p w14:paraId="398AE638" w14:textId="77777777" w:rsidR="005F273F" w:rsidRDefault="005F273F">
      <w:pPr>
        <w:pStyle w:val="ReportBody"/>
        <w:snapToGrid w:val="0"/>
        <w:rPr>
          <w:rFonts w:hint="eastAsia"/>
        </w:rPr>
      </w:pPr>
      <w:r>
        <w:t>录制时保留七类画面：任务条件、画像依据、匹配结果、生成素材、审核变更、执行结果、复盘边界。画面应来自本项目实际运行，不包含学校、成员、指导教师、个人目录或账户信息。视频与截图可按活动和素材编号关联，统一保存录制日期、数据版本、模型版本、操作条件及失败记录。规程中的视频时长、文件体积与阶段要求以本届官方指南为准。</w:t>
      </w:r>
    </w:p>
    <w:p w14:paraId="20AED5B3" w14:textId="77777777" w:rsidR="005F273F" w:rsidRDefault="005F273F">
      <w:pPr>
        <w:pStyle w:val="af1"/>
        <w:snapToGrid w:val="0"/>
        <w:rPr>
          <w:rFonts w:hint="eastAsia"/>
        </w:rPr>
      </w:pPr>
      <w:bookmarkStart w:id="31" w:name="_Toc243173619"/>
      <w:r>
        <w:t>附录六 资料来源与证据索引</w:t>
      </w:r>
      <w:bookmarkEnd w:id="31"/>
    </w:p>
    <w:p w14:paraId="6E490852" w14:textId="77777777" w:rsidR="005F273F" w:rsidRDefault="005F273F">
      <w:pPr>
        <w:pStyle w:val="ReportBody"/>
        <w:snapToGrid w:val="0"/>
        <w:rPr>
          <w:rFonts w:hint="eastAsia"/>
        </w:rPr>
      </w:pPr>
      <w:r>
        <w:t>报告证据包括官方命题与规程、企业公开披露、学术文献、平台实现、实验记录和财务参数。表14列出各类资料的用途及对应内容。</w:t>
      </w:r>
    </w:p>
    <w:p w14:paraId="02D118E5" w14:textId="77777777" w:rsidR="005F273F" w:rsidRDefault="005F273F" w:rsidP="005D53AF">
      <w:pPr>
        <w:pStyle w:val="ReportCaption"/>
        <w:snapToGrid w:val="0"/>
      </w:pPr>
      <w:r>
        <w:lastRenderedPageBreak/>
        <w:t>表</w:t>
      </w:r>
      <w:r>
        <w:t xml:space="preserve">14 </w:t>
      </w:r>
      <w:r>
        <w:t>资料来源与报告证据对应关系</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268"/>
        <w:gridCol w:w="4025"/>
        <w:gridCol w:w="3005"/>
      </w:tblGrid>
      <w:tr w:rsidR="002D5F05" w14:paraId="7DF3F4BF" w14:textId="77777777" w:rsidTr="00320082">
        <w:trPr>
          <w:cantSplit/>
          <w:tblHeader/>
          <w:jc w:val="center"/>
        </w:trPr>
        <w:tc>
          <w:tcPr>
            <w:tcW w:w="2268"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2AB4BA45" w14:textId="77777777" w:rsidR="00D81396" w:rsidRDefault="005F273F" w:rsidP="00320082">
            <w:pPr>
              <w:keepNext/>
              <w:jc w:val="center"/>
            </w:pPr>
            <w:r>
              <w:t>资料类别</w:t>
            </w:r>
          </w:p>
        </w:tc>
        <w:tc>
          <w:tcPr>
            <w:tcW w:w="4025"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725AC1EE" w14:textId="77777777" w:rsidR="005F273F" w:rsidRDefault="005F273F" w:rsidP="00320082">
            <w:pPr>
              <w:keepNext/>
              <w:spacing w:line="276" w:lineRule="auto"/>
              <w:jc w:val="center"/>
            </w:pPr>
            <w:r>
              <w:rPr>
                <w:color w:val="000000"/>
                <w:sz w:val="20"/>
              </w:rPr>
              <w:t>用途及正文位置</w:t>
            </w:r>
          </w:p>
        </w:tc>
        <w:tc>
          <w:tcPr>
            <w:tcW w:w="3005" w:type="dxa"/>
            <w:tcBorders>
              <w:top w:val="single" w:sz="12" w:space="0" w:color="000000"/>
              <w:left w:val="nil"/>
              <w:bottom w:val="single" w:sz="4" w:space="0" w:color="000000"/>
              <w:right w:val="nil"/>
              <w:tl2br w:val="nil"/>
              <w:tr2bl w:val="nil"/>
            </w:tcBorders>
            <w:shd w:val="clear" w:color="auto" w:fill="FFFFFF"/>
            <w:tcMar>
              <w:top w:w="80" w:type="dxa"/>
              <w:left w:w="85" w:type="dxa"/>
              <w:bottom w:w="80" w:type="dxa"/>
              <w:right w:w="85" w:type="dxa"/>
            </w:tcMar>
            <w:vAlign w:val="center"/>
          </w:tcPr>
          <w:p w14:paraId="1ECEC8A4" w14:textId="77777777" w:rsidR="005F273F" w:rsidRDefault="005F273F" w:rsidP="00320082">
            <w:pPr>
              <w:keepNext/>
              <w:spacing w:line="276" w:lineRule="auto"/>
              <w:jc w:val="center"/>
            </w:pPr>
            <w:r>
              <w:rPr>
                <w:color w:val="000000"/>
                <w:sz w:val="20"/>
              </w:rPr>
              <w:t>留存内容</w:t>
            </w:r>
          </w:p>
        </w:tc>
      </w:tr>
      <w:tr w:rsidR="002D5F05" w14:paraId="26B5DEF4" w14:textId="77777777">
        <w:trPr>
          <w:cantSplit/>
          <w:jc w:val="center"/>
        </w:trPr>
        <w:tc>
          <w:tcPr>
            <w:tcW w:w="2268"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130133EF" w14:textId="77777777" w:rsidR="005F273F" w:rsidRDefault="005F273F">
            <w:pPr>
              <w:keepNext/>
              <w:spacing w:line="276" w:lineRule="auto"/>
              <w:jc w:val="left"/>
            </w:pPr>
            <w:r>
              <w:t>今年模板、专项规程及报名指南、企业命题</w:t>
            </w:r>
          </w:p>
        </w:tc>
        <w:tc>
          <w:tcPr>
            <w:tcW w:w="402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303204B5" w14:textId="77777777" w:rsidR="005F273F" w:rsidRDefault="005F273F">
            <w:pPr>
              <w:keepNext/>
              <w:spacing w:line="276" w:lineRule="auto"/>
              <w:jc w:val="center"/>
            </w:pPr>
            <w:r>
              <w:t>报告结构、格式、评分与任务边界</w:t>
            </w:r>
          </w:p>
        </w:tc>
        <w:tc>
          <w:tcPr>
            <w:tcW w:w="3005" w:type="dxa"/>
            <w:tcBorders>
              <w:top w:val="single" w:sz="4" w:space="0" w:color="000000"/>
              <w:left w:val="nil"/>
              <w:bottom w:val="nil"/>
              <w:right w:val="nil"/>
              <w:tl2br w:val="nil"/>
              <w:tr2bl w:val="nil"/>
            </w:tcBorders>
            <w:shd w:val="clear" w:color="auto" w:fill="FFFFFF"/>
            <w:tcMar>
              <w:top w:w="80" w:type="dxa"/>
              <w:left w:w="85" w:type="dxa"/>
              <w:bottom w:w="80" w:type="dxa"/>
              <w:right w:w="85" w:type="dxa"/>
            </w:tcMar>
            <w:vAlign w:val="center"/>
          </w:tcPr>
          <w:p w14:paraId="09EB6607" w14:textId="77777777" w:rsidR="005F273F" w:rsidRDefault="005F273F">
            <w:pPr>
              <w:keepNext/>
              <w:spacing w:line="276" w:lineRule="auto"/>
              <w:jc w:val="center"/>
            </w:pPr>
            <w:r>
              <w:t>官方原文件；评分标准与写作对照清单</w:t>
            </w:r>
          </w:p>
        </w:tc>
      </w:tr>
      <w:tr w:rsidR="002D5F05" w14:paraId="75C3A52B"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2A370A43" w14:textId="77777777" w:rsidR="00D81396" w:rsidRDefault="005F273F">
            <w:r>
              <w:t>平台功能与架构说明</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1C917B18" w14:textId="77777777" w:rsidR="00D81396" w:rsidRDefault="005F273F" w:rsidP="002435EC">
            <w:pPr>
              <w:jc w:val="center"/>
            </w:pPr>
            <w:r>
              <w:t>第三部分业务流程与技术方案</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142BF787" w14:textId="77777777" w:rsidR="00D81396" w:rsidRDefault="005F273F">
            <w:r>
              <w:t>五层说明、账号与权限、方案与活动管理</w:t>
            </w:r>
          </w:p>
        </w:tc>
      </w:tr>
      <w:tr w:rsidR="002D5F05" w14:paraId="68F84BBF"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6DA46C7D" w14:textId="77777777" w:rsidR="00D81396" w:rsidRDefault="005F273F">
            <w:r>
              <w:t>学术文献与企业公开资料</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57E2D9A4" w14:textId="77777777" w:rsidR="005F273F" w:rsidRDefault="005F273F">
            <w:pPr>
              <w:keepNext/>
              <w:spacing w:line="276" w:lineRule="auto"/>
              <w:jc w:val="center"/>
            </w:pPr>
            <w:r>
              <w:t>第二部分研究依据及第三部分方法依据</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34C44783" w14:textId="77777777" w:rsidR="005F273F" w:rsidRDefault="005F273F">
            <w:pPr>
              <w:keepNext/>
              <w:spacing w:line="276" w:lineRule="auto"/>
              <w:jc w:val="center"/>
            </w:pPr>
            <w:r>
              <w:t>作者、题名、出版信息与适用范围</w:t>
            </w:r>
          </w:p>
        </w:tc>
      </w:tr>
      <w:tr w:rsidR="002D5F05" w14:paraId="62B7CBB3"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187ED274" w14:textId="77777777" w:rsidR="005F273F" w:rsidRDefault="005F273F">
            <w:pPr>
              <w:keepNext/>
              <w:spacing w:line="276" w:lineRule="auto"/>
              <w:jc w:val="left"/>
            </w:pPr>
            <w:r>
              <w:rPr>
                <w:color w:val="000000"/>
                <w:sz w:val="20"/>
              </w:rPr>
              <w:t>行业方案案例与痛点分析</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545C6D7A" w14:textId="77777777" w:rsidR="005F273F" w:rsidRDefault="005F273F">
            <w:pPr>
              <w:keepNext/>
              <w:spacing w:line="276" w:lineRule="auto"/>
              <w:jc w:val="center"/>
            </w:pPr>
            <w:r>
              <w:rPr>
                <w:color w:val="000000"/>
                <w:sz w:val="20"/>
              </w:rPr>
              <w:t>第二部分既有方案比较</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78E0CA24" w14:textId="77777777" w:rsidR="005F273F" w:rsidRDefault="005F273F">
            <w:pPr>
              <w:keepNext/>
              <w:spacing w:line="276" w:lineRule="auto"/>
              <w:jc w:val="center"/>
            </w:pPr>
            <w:r>
              <w:rPr>
                <w:color w:val="000000"/>
                <w:sz w:val="20"/>
              </w:rPr>
              <w:t>已披露实践、历史挑战及场景适配判断</w:t>
            </w:r>
          </w:p>
        </w:tc>
      </w:tr>
      <w:tr w:rsidR="002D5F05" w14:paraId="04363BA9"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400E7F59" w14:textId="77777777" w:rsidR="005F273F" w:rsidRDefault="005F273F">
            <w:pPr>
              <w:keepNext/>
              <w:spacing w:line="276" w:lineRule="auto"/>
              <w:jc w:val="left"/>
            </w:pPr>
            <w:r>
              <w:rPr>
                <w:color w:val="000000"/>
                <w:sz w:val="20"/>
              </w:rPr>
              <w:t>企业诊断与应用评价补充证据</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073853B3" w14:textId="77777777" w:rsidR="005F273F" w:rsidRDefault="005F273F">
            <w:pPr>
              <w:keepNext/>
              <w:spacing w:line="276" w:lineRule="auto"/>
              <w:jc w:val="center"/>
            </w:pPr>
            <w:r>
              <w:rPr>
                <w:color w:val="000000"/>
                <w:sz w:val="20"/>
              </w:rPr>
              <w:t>企业现状、外部评价依据</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16EFAFC1" w14:textId="77777777" w:rsidR="005F273F" w:rsidRDefault="005F273F">
            <w:pPr>
              <w:keepNext/>
              <w:spacing w:line="276" w:lineRule="auto"/>
              <w:jc w:val="center"/>
            </w:pPr>
            <w:r>
              <w:rPr>
                <w:color w:val="000000"/>
                <w:sz w:val="20"/>
              </w:rPr>
              <w:t>E01—E13</w:t>
            </w:r>
            <w:r>
              <w:rPr>
                <w:color w:val="000000"/>
                <w:sz w:val="20"/>
              </w:rPr>
              <w:t>证据记录及东航两期报告归档</w:t>
            </w:r>
          </w:p>
        </w:tc>
      </w:tr>
      <w:tr w:rsidR="002D5F05" w14:paraId="475428B3"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2F9B6CE1" w14:textId="77777777" w:rsidR="005F273F" w:rsidRDefault="005F273F">
            <w:pPr>
              <w:keepNext/>
              <w:spacing w:line="276" w:lineRule="auto"/>
              <w:jc w:val="left"/>
            </w:pPr>
            <w:r>
              <w:rPr>
                <w:color w:val="000000"/>
                <w:sz w:val="20"/>
              </w:rPr>
              <w:t>财务测算依据与情景、参数与情景</w:t>
            </w:r>
            <w:r>
              <w:rPr>
                <w:color w:val="000000"/>
                <w:sz w:val="20"/>
              </w:rPr>
              <w:t>CSV</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78ACCD33" w14:textId="77777777" w:rsidR="005F273F" w:rsidRDefault="005F273F">
            <w:pPr>
              <w:keepNext/>
              <w:spacing w:line="276" w:lineRule="auto"/>
              <w:jc w:val="center"/>
            </w:pPr>
            <w:r>
              <w:rPr>
                <w:color w:val="000000"/>
                <w:sz w:val="20"/>
              </w:rPr>
              <w:t>第三部分经济评价及附录三</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18491916" w14:textId="77777777" w:rsidR="005F273F" w:rsidRDefault="005F273F">
            <w:pPr>
              <w:keepNext/>
              <w:spacing w:line="276" w:lineRule="auto"/>
              <w:jc w:val="center"/>
            </w:pPr>
            <w:r>
              <w:rPr>
                <w:color w:val="000000"/>
                <w:sz w:val="20"/>
              </w:rPr>
              <w:t>17</w:t>
            </w:r>
            <w:r>
              <w:rPr>
                <w:color w:val="000000"/>
                <w:sz w:val="20"/>
              </w:rPr>
              <w:t>项参数、三组情景、来源与假设标记</w:t>
            </w:r>
          </w:p>
        </w:tc>
      </w:tr>
      <w:tr w:rsidR="002D5F05" w14:paraId="38D8894D" w14:textId="77777777">
        <w:trPr>
          <w:cantSplit/>
          <w:jc w:val="center"/>
        </w:trPr>
        <w:tc>
          <w:tcPr>
            <w:tcW w:w="2268"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02AA2E5A" w14:textId="77777777" w:rsidR="005F273F" w:rsidRDefault="005F273F">
            <w:pPr>
              <w:keepNext/>
              <w:spacing w:line="276" w:lineRule="auto"/>
              <w:jc w:val="left"/>
            </w:pPr>
            <w:r>
              <w:rPr>
                <w:color w:val="000000"/>
                <w:sz w:val="20"/>
              </w:rPr>
              <w:t>架构、算法、</w:t>
            </w:r>
            <w:r>
              <w:rPr>
                <w:color w:val="000000"/>
                <w:sz w:val="20"/>
              </w:rPr>
              <w:t>AIGC</w:t>
            </w:r>
            <w:r>
              <w:rPr>
                <w:color w:val="000000"/>
                <w:sz w:val="20"/>
              </w:rPr>
              <w:t>、应用、数据契约与评价文档</w:t>
            </w:r>
          </w:p>
        </w:tc>
        <w:tc>
          <w:tcPr>
            <w:tcW w:w="402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55C0E592" w14:textId="77777777" w:rsidR="005F273F" w:rsidRDefault="005F273F">
            <w:pPr>
              <w:keepNext/>
              <w:spacing w:line="276" w:lineRule="auto"/>
              <w:jc w:val="center"/>
            </w:pPr>
            <w:r>
              <w:rPr>
                <w:color w:val="000000"/>
                <w:sz w:val="20"/>
              </w:rPr>
              <w:t>技术实现、方法和应用评价</w:t>
            </w:r>
          </w:p>
        </w:tc>
        <w:tc>
          <w:tcPr>
            <w:tcW w:w="3005" w:type="dxa"/>
            <w:tcBorders>
              <w:top w:val="nil"/>
              <w:left w:val="nil"/>
              <w:bottom w:val="nil"/>
              <w:right w:val="nil"/>
              <w:tl2br w:val="nil"/>
              <w:tr2bl w:val="nil"/>
            </w:tcBorders>
            <w:shd w:val="clear" w:color="auto" w:fill="FFFFFF"/>
            <w:tcMar>
              <w:top w:w="80" w:type="dxa"/>
              <w:left w:w="85" w:type="dxa"/>
              <w:bottom w:w="80" w:type="dxa"/>
              <w:right w:w="85" w:type="dxa"/>
            </w:tcMar>
            <w:vAlign w:val="center"/>
          </w:tcPr>
          <w:p w14:paraId="6433F8B1" w14:textId="77777777" w:rsidR="005F273F" w:rsidRDefault="005F273F">
            <w:pPr>
              <w:keepNext/>
              <w:spacing w:line="276" w:lineRule="auto"/>
              <w:jc w:val="center"/>
            </w:pPr>
            <w:r>
              <w:rPr>
                <w:color w:val="000000"/>
                <w:sz w:val="20"/>
              </w:rPr>
              <w:t>当前五层说明、数据契约与历史归档</w:t>
            </w:r>
          </w:p>
        </w:tc>
      </w:tr>
      <w:tr w:rsidR="002D5F05" w14:paraId="05C58798" w14:textId="77777777">
        <w:trPr>
          <w:cantSplit/>
          <w:jc w:val="center"/>
        </w:trPr>
        <w:tc>
          <w:tcPr>
            <w:tcW w:w="2268"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66181122" w14:textId="77777777" w:rsidR="005F273F" w:rsidRDefault="005F273F">
            <w:pPr>
              <w:spacing w:line="276" w:lineRule="auto"/>
              <w:jc w:val="left"/>
            </w:pPr>
            <w:r>
              <w:rPr>
                <w:color w:val="000000"/>
                <w:sz w:val="20"/>
              </w:rPr>
              <w:t>训练报告、产物清单、功能验收</w:t>
            </w:r>
          </w:p>
        </w:tc>
        <w:tc>
          <w:tcPr>
            <w:tcW w:w="4025"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44562E1A" w14:textId="77777777" w:rsidR="005F273F" w:rsidRDefault="005F273F">
            <w:pPr>
              <w:spacing w:line="276" w:lineRule="auto"/>
              <w:jc w:val="center"/>
            </w:pPr>
            <w:r>
              <w:rPr>
                <w:color w:val="000000"/>
                <w:sz w:val="20"/>
              </w:rPr>
              <w:t>已有实验、模拟案例与附录一、五</w:t>
            </w:r>
          </w:p>
        </w:tc>
        <w:tc>
          <w:tcPr>
            <w:tcW w:w="3005" w:type="dxa"/>
            <w:tcBorders>
              <w:top w:val="nil"/>
              <w:left w:val="nil"/>
              <w:bottom w:val="single" w:sz="12" w:space="0" w:color="000000"/>
              <w:right w:val="nil"/>
              <w:tl2br w:val="nil"/>
              <w:tr2bl w:val="nil"/>
            </w:tcBorders>
            <w:shd w:val="clear" w:color="auto" w:fill="FFFFFF"/>
            <w:tcMar>
              <w:top w:w="80" w:type="dxa"/>
              <w:left w:w="85" w:type="dxa"/>
              <w:bottom w:w="80" w:type="dxa"/>
              <w:right w:w="85" w:type="dxa"/>
            </w:tcMar>
            <w:vAlign w:val="center"/>
          </w:tcPr>
          <w:p w14:paraId="393372BD" w14:textId="77777777" w:rsidR="005F273F" w:rsidRDefault="005F273F">
            <w:pPr>
              <w:spacing w:line="276" w:lineRule="auto"/>
              <w:jc w:val="center"/>
            </w:pPr>
            <w:r>
              <w:rPr>
                <w:color w:val="000000"/>
                <w:sz w:val="20"/>
              </w:rPr>
              <w:t>模型报告、固定样本聚合与验收记录</w:t>
            </w:r>
          </w:p>
        </w:tc>
      </w:tr>
    </w:tbl>
    <w:p w14:paraId="05EF77E9" w14:textId="77777777" w:rsidR="005F273F" w:rsidRDefault="005F273F">
      <w:pPr>
        <w:pStyle w:val="af1"/>
        <w:snapToGrid w:val="0"/>
        <w:rPr>
          <w:rFonts w:hint="eastAsia"/>
        </w:rPr>
      </w:pPr>
      <w:bookmarkStart w:id="32" w:name="_Toc243171065"/>
      <w:bookmarkStart w:id="33" w:name="_Toc243173620"/>
      <w:r>
        <w:t>附录七 航旅行业补充案例</w:t>
      </w:r>
      <w:bookmarkEnd w:id="32"/>
      <w:bookmarkEnd w:id="33"/>
    </w:p>
    <w:p w14:paraId="4ED7E722" w14:textId="77777777" w:rsidR="005F273F" w:rsidRDefault="005F273F">
      <w:pPr>
        <w:pStyle w:val="af2"/>
        <w:snapToGrid w:val="0"/>
        <w:rPr>
          <w:rFonts w:hint="eastAsia"/>
        </w:rPr>
      </w:pPr>
      <w:r>
        <w:t>一 新加坡航空的偏好延续</w:t>
      </w:r>
    </w:p>
    <w:p w14:paraId="4BCAD3C0" w14:textId="77777777" w:rsidR="005F273F" w:rsidRDefault="005F273F">
      <w:pPr>
        <w:pStyle w:val="ReportBody"/>
        <w:snapToGrid w:val="0"/>
        <w:rPr>
          <w:rFonts w:hint="eastAsia"/>
        </w:rPr>
      </w:pPr>
      <w:r>
        <w:t>myKrisWorld支持偏好保存、基于观看历史的娱乐推荐及跨航班续播，2026年官方媒体还介绍了登机前收藏与机上同步等更新。该案例说明偏好可以跨环节延续，应用范围也包括出发前准备。其任务是娱乐体验，不能据此推断新航全部营销能力；本项目的区别在于购票前目的地需求及营销任务，需要独立验证。</w:t>
      </w:r>
    </w:p>
    <w:p w14:paraId="3F2A42C5" w14:textId="77777777" w:rsidR="005F273F" w:rsidRDefault="005F273F">
      <w:pPr>
        <w:pStyle w:val="af2"/>
        <w:snapToGrid w:val="0"/>
        <w:rPr>
          <w:rFonts w:hint="eastAsia"/>
        </w:rPr>
      </w:pPr>
      <w:r>
        <w:t>二 芬兰航空的产品与订单整合</w:t>
      </w:r>
    </w:p>
    <w:p w14:paraId="5350471F" w14:textId="77777777" w:rsidR="005F273F" w:rsidRDefault="005F273F">
      <w:pPr>
        <w:pStyle w:val="ReportBody"/>
        <w:snapToGrid w:val="0"/>
        <w:rPr>
          <w:rFonts w:hint="eastAsia"/>
        </w:rPr>
      </w:pPr>
      <w:r>
        <w:t>芬航2025年官方新闻稿披露原生订单里程碑，2026年8月更新介绍FAST试点平台的原生Offer和Order型NDC方案。这提示个性化需要衔接产品与交易；试点范围不等于全渠道迁移。华翼朝阳当前已联网查航班，但未接入支付与订单履约，两者仍是企业落地条件。</w:t>
      </w:r>
    </w:p>
    <w:p w14:paraId="49C55C02" w14:textId="77777777" w:rsidR="005F273F" w:rsidRDefault="005F273F">
      <w:pPr>
        <w:pStyle w:val="af2"/>
        <w:snapToGrid w:val="0"/>
        <w:rPr>
          <w:rFonts w:hint="eastAsia"/>
        </w:rPr>
      </w:pPr>
      <w:r>
        <w:lastRenderedPageBreak/>
        <w:t>三 AWS的全渠道参考架构</w:t>
      </w:r>
    </w:p>
    <w:p w14:paraId="33679A36" w14:textId="77777777" w:rsidR="005F273F" w:rsidRDefault="005F273F">
      <w:pPr>
        <w:pStyle w:val="ReportBody"/>
        <w:snapToGrid w:val="0"/>
        <w:rPr>
          <w:rFonts w:hint="eastAsia"/>
        </w:rPr>
      </w:pPr>
      <w:r>
        <w:t>AWS公开架构将Traveler 360、多系统数据、推荐、客服及消息触达关联起来，可用于说明行业已有整体设计路径。参考架构本身不能证明某家航司已经实施或取得收益。华翼朝阳因此将贡献定位于节假日任务适配、具体约束和可运行流程，避免把“画像连接生成与触达”的一般架构作为首创成果。</w:t>
      </w:r>
    </w:p>
    <w:p w14:paraId="2893C928" w14:textId="77777777" w:rsidR="005F273F" w:rsidRDefault="005F273F">
      <w:pPr>
        <w:pStyle w:val="af1"/>
        <w:pageBreakBefore/>
        <w:snapToGrid w:val="0"/>
        <w:rPr>
          <w:rFonts w:hint="eastAsia"/>
        </w:rPr>
      </w:pPr>
      <w:bookmarkStart w:id="34" w:name="_Toc243171066"/>
      <w:bookmarkStart w:id="35" w:name="_Toc243173621"/>
      <w:r>
        <w:lastRenderedPageBreak/>
        <w:t>附录八 应用Demo实际界面与操作解说</w:t>
      </w:r>
      <w:bookmarkEnd w:id="34"/>
      <w:bookmarkEnd w:id="35"/>
    </w:p>
    <w:p w14:paraId="4898DE92" w14:textId="77777777" w:rsidR="005F273F" w:rsidRDefault="005F273F">
      <w:pPr>
        <w:pStyle w:val="ReportBody"/>
        <w:snapToGrid w:val="0"/>
        <w:rPr>
          <w:rFonts w:hint="eastAsia"/>
        </w:rPr>
      </w:pPr>
      <w:r>
        <w:t>图A1至图A8取自2026年10月17日运行的万人模拟案例，画像截点为2024年9月24日。以下按页面说明营销人员的操作、可查看的结果及下一步任务。两个网站版本的功能比较见正文表9。</w:t>
      </w:r>
    </w:p>
    <w:p w14:paraId="2B9F551E" w14:textId="77777777" w:rsidR="005F273F" w:rsidRDefault="005F273F">
      <w:pPr>
        <w:pStyle w:val="af2"/>
        <w:snapToGrid w:val="0"/>
        <w:rPr>
          <w:rFonts w:hint="eastAsia"/>
        </w:rPr>
      </w:pPr>
      <w:r>
        <w:t>一 旅行方案 从客户条件开始准备服务</w:t>
      </w:r>
    </w:p>
    <w:p w14:paraId="1A911DB8" w14:textId="77777777" w:rsidR="005F273F" w:rsidRDefault="005F273F">
      <w:pPr>
        <w:pStyle w:val="ReportBody"/>
        <w:snapToGrid w:val="0"/>
        <w:rPr>
          <w:rFonts w:hint="eastAsia"/>
        </w:rPr>
      </w:pPr>
      <w:r>
        <w:t>打开旅行方案，查看已共享旅客的日期、航司、同行方式及预算。示例为上海往返郑州的三日行程，长者同行，仅选南航，每名成人总预算5000元、单程机票上限2000元。页面列出每日安排与费用，营销人员据此确认活动的服务条件。</w:t>
      </w:r>
    </w:p>
    <w:p w14:paraId="4C2DC9B3" w14:textId="5763EB4B" w:rsidR="005F273F" w:rsidRDefault="00D61644">
      <w:pPr>
        <w:keepNext/>
        <w:spacing w:after="60"/>
        <w:jc w:val="center"/>
      </w:pPr>
      <w:r>
        <w:rPr>
          <w:noProof/>
        </w:rPr>
        <w:pict w14:anchorId="6BE66F7E">
          <v:shape id="Picture 10" o:spid="_x0000_i1034" type="#_x0000_t75" style="width:454.8pt;height:331.8pt;visibility:visible;mso-wrap-style:square">
            <v:imagedata r:id="rId16" o:title=""/>
          </v:shape>
        </w:pict>
      </w:r>
    </w:p>
    <w:p w14:paraId="139FB82A" w14:textId="77777777" w:rsidR="005F273F" w:rsidRDefault="005F273F">
      <w:pPr>
        <w:pStyle w:val="ReportCaption"/>
        <w:snapToGrid w:val="0"/>
        <w:jc w:val="center"/>
      </w:pPr>
      <w:r>
        <w:t>图</w:t>
      </w:r>
      <w:r>
        <w:t xml:space="preserve">A1 </w:t>
      </w:r>
      <w:r>
        <w:t>当前模拟案例的旅行方案页面</w:t>
      </w:r>
    </w:p>
    <w:p w14:paraId="7168D874" w14:textId="77777777" w:rsidR="005F273F" w:rsidRDefault="005F273F">
      <w:pPr>
        <w:pStyle w:val="ReportNote"/>
        <w:snapToGrid w:val="0"/>
        <w:spacing w:after="100"/>
      </w:pPr>
      <w:r>
        <w:t>资料来源：</w:t>
      </w:r>
      <w:r>
        <w:t>2026</w:t>
      </w:r>
      <w:r>
        <w:t>年</w:t>
      </w:r>
      <w:r>
        <w:t>10</w:t>
      </w:r>
      <w:r>
        <w:t>月</w:t>
      </w:r>
      <w:r>
        <w:t>17</w:t>
      </w:r>
      <w:r>
        <w:t>日本地应用实际截屏；万人模拟业务回放，非真实用户使用。</w:t>
      </w:r>
    </w:p>
    <w:p w14:paraId="5E44D8FE" w14:textId="77777777" w:rsidR="005F273F" w:rsidRDefault="005F273F">
      <w:pPr>
        <w:pStyle w:val="af2"/>
        <w:pageBreakBefore/>
        <w:snapToGrid w:val="0"/>
        <w:rPr>
          <w:rFonts w:hint="eastAsia"/>
        </w:rPr>
      </w:pPr>
      <w:r>
        <w:lastRenderedPageBreak/>
        <w:t>二 活动总览 限定服务范围与任务优先级</w:t>
      </w:r>
    </w:p>
    <w:p w14:paraId="1245760C" w14:textId="77777777" w:rsidR="005F273F" w:rsidRDefault="005F273F">
      <w:pPr>
        <w:pStyle w:val="ReportBody"/>
        <w:snapToGrid w:val="0"/>
        <w:rPr>
          <w:rFonts w:hint="eastAsia"/>
        </w:rPr>
      </w:pPr>
      <w:r>
        <w:t>活动总览显示10000名模拟旅客、8210名共享旅客及三个活动。共享范围内5961人有明确计划、1576人探索灵感、673人暂缓出游。先查看人群规模与意向，再选择需要进一步分析的活动。</w:t>
      </w:r>
    </w:p>
    <w:p w14:paraId="0DCE61CF" w14:textId="0B9947B3" w:rsidR="005F273F" w:rsidRDefault="00D61644">
      <w:pPr>
        <w:keepNext/>
        <w:spacing w:after="60"/>
        <w:jc w:val="center"/>
      </w:pPr>
      <w:r>
        <w:rPr>
          <w:noProof/>
        </w:rPr>
        <w:pict w14:anchorId="294263B0">
          <v:shape id="Picture 11" o:spid="_x0000_i1035" type="#_x0000_t75" style="width:454.8pt;height:331.8pt;visibility:visible;mso-wrap-style:square">
            <v:imagedata r:id="rId17" o:title=""/>
          </v:shape>
        </w:pict>
      </w:r>
    </w:p>
    <w:p w14:paraId="418B058F" w14:textId="77777777" w:rsidR="005F273F" w:rsidRDefault="005F273F">
      <w:pPr>
        <w:pStyle w:val="ReportCaption"/>
        <w:snapToGrid w:val="0"/>
        <w:jc w:val="center"/>
      </w:pPr>
      <w:r>
        <w:t>图</w:t>
      </w:r>
      <w:r>
        <w:t xml:space="preserve">A2 </w:t>
      </w:r>
      <w:r>
        <w:t>当前模拟案例的活动总览页面</w:t>
      </w:r>
    </w:p>
    <w:p w14:paraId="0D61241B" w14:textId="77777777" w:rsidR="005F273F" w:rsidRDefault="005F273F">
      <w:pPr>
        <w:pStyle w:val="ReportNote"/>
        <w:snapToGrid w:val="0"/>
        <w:spacing w:after="100"/>
      </w:pPr>
      <w:r>
        <w:t>资料来源：</w:t>
      </w:r>
      <w:r>
        <w:t>2026</w:t>
      </w:r>
      <w:r>
        <w:t>年</w:t>
      </w:r>
      <w:r>
        <w:t>10</w:t>
      </w:r>
      <w:r>
        <w:t>月</w:t>
      </w:r>
      <w:r>
        <w:t>17</w:t>
      </w:r>
      <w:r>
        <w:t>日本地应用实际截屏；万人模拟业务回放，非真实用户使用。</w:t>
      </w:r>
    </w:p>
    <w:p w14:paraId="62B2DB86" w14:textId="77777777" w:rsidR="005F273F" w:rsidRDefault="005F273F">
      <w:pPr>
        <w:pStyle w:val="af2"/>
        <w:pageBreakBefore/>
        <w:snapToGrid w:val="0"/>
        <w:rPr>
          <w:rFonts w:hint="eastAsia"/>
        </w:rPr>
      </w:pPr>
      <w:r>
        <w:lastRenderedPageBreak/>
        <w:t>三 需求洞察 理解偏好结构与数据缺口</w:t>
      </w:r>
    </w:p>
    <w:p w14:paraId="029C9AF8" w14:textId="77777777" w:rsidR="005F273F" w:rsidRDefault="005F273F">
      <w:pPr>
        <w:pStyle w:val="ReportBody"/>
        <w:snapToGrid w:val="0"/>
        <w:rPr>
          <w:rFonts w:hint="eastAsia"/>
        </w:rPr>
      </w:pPr>
      <w:r>
        <w:t>需求洞察展示兴趣、同行、住宿及预算分布。6739名共享旅客填写了兴趣主题，1471名未填写。营销人员据此确定内容主题和待确认信息，未填写内容保持未知。</w:t>
      </w:r>
    </w:p>
    <w:p w14:paraId="4CF1D62A" w14:textId="2624CED0" w:rsidR="005F273F" w:rsidRDefault="00D61644">
      <w:pPr>
        <w:keepNext/>
        <w:spacing w:after="60"/>
        <w:jc w:val="center"/>
      </w:pPr>
      <w:r>
        <w:rPr>
          <w:noProof/>
        </w:rPr>
        <w:pict w14:anchorId="1C0A722E">
          <v:shape id="Picture 12" o:spid="_x0000_i1036" type="#_x0000_t75" style="width:454.8pt;height:331.8pt;visibility:visible;mso-wrap-style:square">
            <v:imagedata r:id="rId18" o:title=""/>
          </v:shape>
        </w:pict>
      </w:r>
    </w:p>
    <w:p w14:paraId="74B1DA54" w14:textId="77777777" w:rsidR="005F273F" w:rsidRDefault="005F273F">
      <w:pPr>
        <w:pStyle w:val="ReportCaption"/>
        <w:snapToGrid w:val="0"/>
        <w:jc w:val="center"/>
      </w:pPr>
      <w:r>
        <w:t>图</w:t>
      </w:r>
      <w:r>
        <w:t xml:space="preserve">A3 </w:t>
      </w:r>
      <w:r>
        <w:t>当前模拟案例的需求洞察页面</w:t>
      </w:r>
    </w:p>
    <w:p w14:paraId="6611CDE3" w14:textId="77777777" w:rsidR="005F273F" w:rsidRDefault="005F273F">
      <w:pPr>
        <w:pStyle w:val="ReportNote"/>
        <w:snapToGrid w:val="0"/>
        <w:spacing w:after="100"/>
      </w:pPr>
      <w:r>
        <w:t>资料来源：</w:t>
      </w:r>
      <w:r>
        <w:t>2026</w:t>
      </w:r>
      <w:r>
        <w:t>年</w:t>
      </w:r>
      <w:r>
        <w:t>10</w:t>
      </w:r>
      <w:r>
        <w:t>月</w:t>
      </w:r>
      <w:r>
        <w:t>17</w:t>
      </w:r>
      <w:r>
        <w:t>日本地应用实际截屏；万人模拟业务回放，非真实用户使用。</w:t>
      </w:r>
    </w:p>
    <w:p w14:paraId="54146397" w14:textId="77777777" w:rsidR="005F273F" w:rsidRDefault="005F273F">
      <w:pPr>
        <w:pStyle w:val="af2"/>
        <w:pageBreakBefore/>
        <w:snapToGrid w:val="0"/>
        <w:rPr>
          <w:rFonts w:hint="eastAsia"/>
        </w:rPr>
      </w:pPr>
      <w:r>
        <w:lastRenderedPageBreak/>
        <w:t>四 潜客与画像 形成有来源与条件的活动名单</w:t>
      </w:r>
    </w:p>
    <w:p w14:paraId="2D3D87CD" w14:textId="77777777" w:rsidR="005F273F" w:rsidRDefault="005F273F">
      <w:pPr>
        <w:pStyle w:val="ReportBody"/>
        <w:snapToGrid w:val="0"/>
        <w:rPr>
          <w:rFonts w:hint="eastAsia"/>
        </w:rPr>
      </w:pPr>
      <w:r>
        <w:t>筛选郑州、明确计划和已保存方案，得到141名活动成员。点击人员可查看偏好及行为依据，并核对名单版本。北京与兰州分别有141人、137人，三个活动共419名不同旅客。</w:t>
      </w:r>
    </w:p>
    <w:p w14:paraId="2C8F8530" w14:textId="00C4C66A" w:rsidR="005F273F" w:rsidRDefault="00D61644">
      <w:pPr>
        <w:keepNext/>
        <w:spacing w:after="60"/>
        <w:jc w:val="center"/>
      </w:pPr>
      <w:r>
        <w:rPr>
          <w:noProof/>
        </w:rPr>
        <w:pict w14:anchorId="48713360">
          <v:shape id="Picture 13" o:spid="_x0000_i1037" type="#_x0000_t75" style="width:454.8pt;height:331.8pt;visibility:visible;mso-wrap-style:square">
            <v:imagedata r:id="rId19" o:title=""/>
          </v:shape>
        </w:pict>
      </w:r>
    </w:p>
    <w:p w14:paraId="18F54161" w14:textId="77777777" w:rsidR="005F273F" w:rsidRDefault="005F273F">
      <w:pPr>
        <w:pStyle w:val="ReportCaption"/>
        <w:snapToGrid w:val="0"/>
        <w:jc w:val="center"/>
      </w:pPr>
      <w:r>
        <w:t>图</w:t>
      </w:r>
      <w:r>
        <w:t xml:space="preserve">A4 </w:t>
      </w:r>
      <w:r>
        <w:t>当前模拟案例的潜客与画像页面</w:t>
      </w:r>
    </w:p>
    <w:p w14:paraId="13D9EFE5" w14:textId="77777777" w:rsidR="005F273F" w:rsidRDefault="005F273F">
      <w:pPr>
        <w:pStyle w:val="ReportNote"/>
        <w:snapToGrid w:val="0"/>
        <w:spacing w:after="100"/>
      </w:pPr>
      <w:r>
        <w:t>资料来源：</w:t>
      </w:r>
      <w:r>
        <w:t>2026</w:t>
      </w:r>
      <w:r>
        <w:t>年</w:t>
      </w:r>
      <w:r>
        <w:t>10</w:t>
      </w:r>
      <w:r>
        <w:t>月</w:t>
      </w:r>
      <w:r>
        <w:t>17</w:t>
      </w:r>
      <w:r>
        <w:t>日本地应用实际截屏；万人模拟业务回放，非真实用户使用。</w:t>
      </w:r>
    </w:p>
    <w:p w14:paraId="2AD4ECE0" w14:textId="77777777" w:rsidR="005F273F" w:rsidRDefault="005F273F">
      <w:pPr>
        <w:pStyle w:val="af2"/>
        <w:pageBreakBefore/>
        <w:snapToGrid w:val="0"/>
        <w:rPr>
          <w:rFonts w:hint="eastAsia"/>
        </w:rPr>
      </w:pPr>
      <w:r>
        <w:lastRenderedPageBreak/>
        <w:t>五 航线与策略 将需求条件与可售产品分开核验</w:t>
      </w:r>
    </w:p>
    <w:p w14:paraId="45900832" w14:textId="77777777" w:rsidR="005F273F" w:rsidRDefault="005F273F">
      <w:pPr>
        <w:pStyle w:val="ReportBody"/>
        <w:snapToGrid w:val="0"/>
        <w:rPr>
          <w:rFonts w:hint="eastAsia"/>
        </w:rPr>
      </w:pPr>
      <w:r>
        <w:t>航线策略页列出机场、航班号、起降时间、票价与预算。上海往返郑州示例的仿真机票为1540元和1210元，合计2750元；住宿等支出计入后，全程估算4565元。营销人员可逐项核对南航、日期、单程2000元及总额5000元的条件。</w:t>
      </w:r>
    </w:p>
    <w:p w14:paraId="41973032" w14:textId="718050F1" w:rsidR="005F273F" w:rsidRDefault="00D61644">
      <w:pPr>
        <w:keepNext/>
        <w:spacing w:after="60"/>
        <w:jc w:val="center"/>
      </w:pPr>
      <w:r>
        <w:rPr>
          <w:noProof/>
        </w:rPr>
        <w:pict w14:anchorId="5C7C8C30">
          <v:shape id="Picture 14" o:spid="_x0000_i1038" type="#_x0000_t75" style="width:454.8pt;height:331.8pt;visibility:visible;mso-wrap-style:square">
            <v:imagedata r:id="rId20" o:title=""/>
          </v:shape>
        </w:pict>
      </w:r>
    </w:p>
    <w:p w14:paraId="6020B352" w14:textId="77777777" w:rsidR="005F273F" w:rsidRDefault="005F273F">
      <w:pPr>
        <w:pStyle w:val="ReportCaption"/>
        <w:snapToGrid w:val="0"/>
        <w:jc w:val="center"/>
      </w:pPr>
      <w:r>
        <w:t>图</w:t>
      </w:r>
      <w:r>
        <w:t xml:space="preserve">A5 </w:t>
      </w:r>
      <w:r>
        <w:t>当前模拟案例的航线与策略页面</w:t>
      </w:r>
    </w:p>
    <w:p w14:paraId="618C43BA" w14:textId="77777777" w:rsidR="005F273F" w:rsidRDefault="005F273F">
      <w:pPr>
        <w:pStyle w:val="ReportNote"/>
        <w:snapToGrid w:val="0"/>
        <w:spacing w:after="100"/>
      </w:pPr>
      <w:r>
        <w:t>资料来源：</w:t>
      </w:r>
      <w:r>
        <w:t>2026</w:t>
      </w:r>
      <w:r>
        <w:t>年</w:t>
      </w:r>
      <w:r>
        <w:t>10</w:t>
      </w:r>
      <w:r>
        <w:t>月</w:t>
      </w:r>
      <w:r>
        <w:t>17</w:t>
      </w:r>
      <w:r>
        <w:t>日本地应用实际截屏；万人模拟业务回放，非真实用户使用。</w:t>
      </w:r>
    </w:p>
    <w:p w14:paraId="5D0F28D6" w14:textId="77777777" w:rsidR="005F273F" w:rsidRDefault="005F273F">
      <w:pPr>
        <w:pStyle w:val="af2"/>
        <w:pageBreakBefore/>
        <w:snapToGrid w:val="0"/>
        <w:rPr>
          <w:rFonts w:hint="eastAsia"/>
        </w:rPr>
      </w:pPr>
      <w:r>
        <w:lastRenderedPageBreak/>
        <w:t>六 创意工坊 连接行程需求与可核验的表达</w:t>
      </w:r>
    </w:p>
    <w:p w14:paraId="299E73A8" w14:textId="77777777" w:rsidR="005F273F" w:rsidRDefault="005F273F">
      <w:pPr>
        <w:pStyle w:val="ReportBody"/>
        <w:snapToGrid w:val="0"/>
        <w:rPr>
          <w:rFonts w:hint="eastAsia"/>
        </w:rPr>
      </w:pPr>
      <w:r>
        <w:t>创意工坊显示本地Qwen选出的“郑州行前准备”素材及核验项目。查看文案中的人数与条件，确认事实、共享状态和效果说明后保存审核版本。名单或素材变化时，原审核需要重新确认。</w:t>
      </w:r>
    </w:p>
    <w:p w14:paraId="3EC7CCAC" w14:textId="5BDEC110" w:rsidR="005F273F" w:rsidRDefault="00D61644">
      <w:pPr>
        <w:keepNext/>
        <w:spacing w:after="60"/>
        <w:jc w:val="center"/>
      </w:pPr>
      <w:r>
        <w:rPr>
          <w:noProof/>
        </w:rPr>
        <w:pict w14:anchorId="72CEA640">
          <v:shape id="Picture 15" o:spid="_x0000_i1039" type="#_x0000_t75" style="width:454.8pt;height:331.8pt;visibility:visible;mso-wrap-style:square">
            <v:imagedata r:id="rId21" o:title=""/>
          </v:shape>
        </w:pict>
      </w:r>
    </w:p>
    <w:p w14:paraId="1203B7C2" w14:textId="77777777" w:rsidR="005F273F" w:rsidRDefault="005F273F">
      <w:pPr>
        <w:pStyle w:val="ReportCaption"/>
        <w:snapToGrid w:val="0"/>
        <w:jc w:val="center"/>
      </w:pPr>
      <w:r>
        <w:t>图</w:t>
      </w:r>
      <w:r>
        <w:t xml:space="preserve">A6 </w:t>
      </w:r>
      <w:r>
        <w:t>当前模拟案例的创意工坊页面</w:t>
      </w:r>
    </w:p>
    <w:p w14:paraId="33AD35B7" w14:textId="77777777" w:rsidR="005F273F" w:rsidRDefault="005F273F">
      <w:pPr>
        <w:pStyle w:val="ReportNote"/>
        <w:snapToGrid w:val="0"/>
        <w:spacing w:after="100"/>
      </w:pPr>
      <w:r>
        <w:t>资料来源：</w:t>
      </w:r>
      <w:r>
        <w:t>2026</w:t>
      </w:r>
      <w:r>
        <w:t>年</w:t>
      </w:r>
      <w:r>
        <w:t>10</w:t>
      </w:r>
      <w:r>
        <w:t>月</w:t>
      </w:r>
      <w:r>
        <w:t>17</w:t>
      </w:r>
      <w:r>
        <w:t>日本地应用实际截屏；万人模拟业务回放，非真实用户使用。</w:t>
      </w:r>
    </w:p>
    <w:p w14:paraId="16F275B7" w14:textId="77777777" w:rsidR="005F273F" w:rsidRDefault="005F273F">
      <w:pPr>
        <w:pStyle w:val="af2"/>
        <w:pageBreakBefore/>
        <w:snapToGrid w:val="0"/>
        <w:rPr>
          <w:rFonts w:hint="eastAsia"/>
        </w:rPr>
      </w:pPr>
      <w:r>
        <w:lastRenderedPageBreak/>
        <w:t>七 渠道触达 把名单和素材组织为执行准备包</w:t>
      </w:r>
    </w:p>
    <w:p w14:paraId="6E9AA4DA" w14:textId="77777777" w:rsidR="005F273F" w:rsidRDefault="005F273F">
      <w:pPr>
        <w:pStyle w:val="ReportBody"/>
        <w:snapToGrid w:val="0"/>
        <w:rPr>
          <w:rFonts w:hint="eastAsia"/>
        </w:rPr>
      </w:pPr>
      <w:r>
        <w:t>渠道触达页按版本关联419名成员与素材，展示模拟发送、送达、阅读、点击和查看方案的漏斗：419、391、247、70、27，另有28条失败记录。使用重播按钮可观察事件顺序，或切换活动查看各自结果。</w:t>
      </w:r>
    </w:p>
    <w:p w14:paraId="3DB321F4" w14:textId="51E44D92" w:rsidR="005F273F" w:rsidRDefault="00D61644">
      <w:pPr>
        <w:keepNext/>
        <w:spacing w:after="60"/>
        <w:jc w:val="center"/>
      </w:pPr>
      <w:r>
        <w:rPr>
          <w:noProof/>
        </w:rPr>
        <w:pict w14:anchorId="64FE7FB3">
          <v:shape id="Picture 16" o:spid="_x0000_i1040" type="#_x0000_t75" style="width:454.8pt;height:331.8pt;visibility:visible;mso-wrap-style:square">
            <v:imagedata r:id="rId22" o:title=""/>
          </v:shape>
        </w:pict>
      </w:r>
    </w:p>
    <w:p w14:paraId="1C2A50B4" w14:textId="77777777" w:rsidR="005F273F" w:rsidRDefault="005F273F">
      <w:pPr>
        <w:pStyle w:val="ReportCaption"/>
        <w:snapToGrid w:val="0"/>
        <w:jc w:val="center"/>
      </w:pPr>
      <w:r>
        <w:t>图</w:t>
      </w:r>
      <w:r>
        <w:t xml:space="preserve">A7 </w:t>
      </w:r>
      <w:r>
        <w:t>当前模拟案例的渠道触达页面</w:t>
      </w:r>
    </w:p>
    <w:p w14:paraId="1E66D2AC" w14:textId="77777777" w:rsidR="005F273F" w:rsidRDefault="005F273F">
      <w:pPr>
        <w:pStyle w:val="ReportNote"/>
        <w:snapToGrid w:val="0"/>
        <w:spacing w:after="100"/>
      </w:pPr>
      <w:r>
        <w:t>资料来源：</w:t>
      </w:r>
      <w:r>
        <w:t>2026</w:t>
      </w:r>
      <w:r>
        <w:t>年</w:t>
      </w:r>
      <w:r>
        <w:t>10</w:t>
      </w:r>
      <w:r>
        <w:t>月</w:t>
      </w:r>
      <w:r>
        <w:t>17</w:t>
      </w:r>
      <w:r>
        <w:t>日本地应用实际截屏；万人模拟业务回放，非真实用户使用。</w:t>
      </w:r>
    </w:p>
    <w:p w14:paraId="69ACDCAF" w14:textId="77777777" w:rsidR="005F273F" w:rsidRDefault="005F273F">
      <w:pPr>
        <w:pStyle w:val="af2"/>
        <w:pageBreakBefore/>
        <w:snapToGrid w:val="0"/>
        <w:rPr>
          <w:rFonts w:hint="eastAsia"/>
        </w:rPr>
      </w:pPr>
      <w:r>
        <w:lastRenderedPageBreak/>
        <w:t>八 效果复盘 先封存再验证未来关注</w:t>
      </w:r>
    </w:p>
    <w:p w14:paraId="279B1B5D" w14:textId="77777777" w:rsidR="005F273F" w:rsidRDefault="005F273F">
      <w:pPr>
        <w:pStyle w:val="ReportBody"/>
        <w:snapToGrid w:val="0"/>
        <w:rPr>
          <w:rFonts w:hint="eastAsia"/>
        </w:rPr>
      </w:pPr>
      <w:r>
        <w:t>效果复盘分别显示模拟渠道反馈与未来关注验证。送达点击率为17.9%；先封存排序、再读取后7天行为，三活动有相关项者的加权Recall@3为0.9406。讲解时分别说明两组指标的来源、分母和观察窗口。</w:t>
      </w:r>
    </w:p>
    <w:p w14:paraId="047586F2" w14:textId="4A955383" w:rsidR="005F273F" w:rsidRDefault="00D61644">
      <w:pPr>
        <w:keepNext/>
        <w:spacing w:after="60"/>
        <w:jc w:val="center"/>
      </w:pPr>
      <w:r>
        <w:rPr>
          <w:noProof/>
        </w:rPr>
        <w:pict w14:anchorId="24F42B31">
          <v:shape id="Picture 17" o:spid="_x0000_i1041" type="#_x0000_t75" style="width:454.8pt;height:331.8pt;visibility:visible;mso-wrap-style:square">
            <v:imagedata r:id="rId23" o:title=""/>
          </v:shape>
        </w:pict>
      </w:r>
    </w:p>
    <w:p w14:paraId="2BC6A252" w14:textId="77777777" w:rsidR="005F273F" w:rsidRDefault="005F273F">
      <w:pPr>
        <w:pStyle w:val="ReportCaption"/>
        <w:snapToGrid w:val="0"/>
        <w:jc w:val="center"/>
      </w:pPr>
      <w:r>
        <w:t>图</w:t>
      </w:r>
      <w:r>
        <w:t xml:space="preserve">A8 </w:t>
      </w:r>
      <w:r>
        <w:t>当前模拟案例的效果复盘页面</w:t>
      </w:r>
    </w:p>
    <w:p w14:paraId="7E4DE44D" w14:textId="77777777" w:rsidR="005F273F" w:rsidRDefault="005F273F">
      <w:pPr>
        <w:pStyle w:val="ReportNote"/>
        <w:snapToGrid w:val="0"/>
        <w:spacing w:after="100"/>
      </w:pPr>
      <w:r>
        <w:t>资料来源：</w:t>
      </w:r>
      <w:r>
        <w:t>2026</w:t>
      </w:r>
      <w:r>
        <w:t>年</w:t>
      </w:r>
      <w:r>
        <w:t>10</w:t>
      </w:r>
      <w:r>
        <w:t>月</w:t>
      </w:r>
      <w:r>
        <w:t>17</w:t>
      </w:r>
      <w:r>
        <w:t>日本地应用实际截屏；万人模拟业务回放，非真实用户使用。</w:t>
      </w:r>
    </w:p>
    <w:p w14:paraId="0D3C46E0" w14:textId="77777777" w:rsidR="00D81396" w:rsidRDefault="00D81396">
      <w:pPr>
        <w:pStyle w:val="ReportBody"/>
        <w:snapToGrid w:val="0"/>
        <w:rPr>
          <w:rFonts w:hint="eastAsia"/>
        </w:rPr>
      </w:pPr>
    </w:p>
    <w:sectPr w:rsidR="00D81396">
      <w:footerReference w:type="even" r:id="rId24"/>
      <w:footerReference w:type="default" r:id="rId25"/>
      <w:pgSz w:w="11907" w:h="16840"/>
      <w:pgMar w:top="1701" w:right="1304" w:bottom="1418" w:left="1304" w:header="851" w:footer="851"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6FC3E" w14:textId="77777777" w:rsidR="00D61644" w:rsidRDefault="00D61644">
      <w:r>
        <w:separator/>
      </w:r>
    </w:p>
  </w:endnote>
  <w:endnote w:type="continuationSeparator" w:id="0">
    <w:p w14:paraId="2BAF6088" w14:textId="77777777" w:rsidR="00D61644" w:rsidRDefault="00D61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1DA42" w14:textId="77777777" w:rsidR="00D81396" w:rsidRDefault="005F273F">
    <w:pPr>
      <w:jc w:val="center"/>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4552D" w14:textId="77777777" w:rsidR="00D81396" w:rsidRDefault="005F273F">
    <w:pPr>
      <w:jc w:val="center"/>
    </w:pPr>
    <w:r>
      <w:fldChar w:fldCharType="begin"/>
    </w:r>
    <w:r>
      <w:instrText>PAGE</w:instrText>
    </w:r>
    <w:r>
      <w:fldChar w:fldCharType="separate"/>
    </w:r>
    <w:r w:rsidR="001357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2080F" w14:textId="77777777" w:rsidR="00D61644" w:rsidRDefault="00D61644">
      <w:r>
        <w:separator/>
      </w:r>
    </w:p>
  </w:footnote>
  <w:footnote w:type="continuationSeparator" w:id="0">
    <w:p w14:paraId="57234070" w14:textId="77777777" w:rsidR="00D61644" w:rsidRDefault="00D616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AE7E4"/>
    <w:multiLevelType w:val="singleLevel"/>
    <w:tmpl w:val="62CAE7E4"/>
    <w:lvl w:ilvl="0">
      <w:start w:val="1"/>
      <w:numFmt w:val="decimal"/>
      <w:suff w:val="nothing"/>
      <w:lvlText w:val="（%1）"/>
      <w:lvlJc w:val="left"/>
    </w:lvl>
  </w:abstractNum>
  <w:abstractNum w:abstractNumId="1" w15:restartNumberingAfterBreak="0">
    <w:nsid w:val="6A8119A3"/>
    <w:multiLevelType w:val="multilevel"/>
    <w:tmpl w:val="6A8119A3"/>
    <w:lvl w:ilvl="0">
      <w:start w:val="3"/>
      <w:numFmt w:val="japaneseCounting"/>
      <w:lvlText w:val="%1、"/>
      <w:lvlJc w:val="left"/>
      <w:pPr>
        <w:ind w:left="495" w:hanging="49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B18FB15"/>
    <w:multiLevelType w:val="singleLevel"/>
    <w:tmpl w:val="6B18FB15"/>
    <w:lvl w:ilvl="0">
      <w:start w:val="1"/>
      <w:numFmt w:val="chineseCounting"/>
      <w:suff w:val="nothing"/>
      <w:lvlText w:val="%1、"/>
      <w:lvlJc w:val="left"/>
      <w:rPr>
        <w:rFonts w:hint="eastAsia"/>
        <w:lang w:val="en-US"/>
      </w:rPr>
    </w:lvl>
  </w:abstractNum>
  <w:num w:numId="1" w16cid:durableId="715198094">
    <w:abstractNumId w:val="2"/>
  </w:num>
  <w:num w:numId="2" w16cid:durableId="589388954">
    <w:abstractNumId w:val="1"/>
  </w:num>
  <w:num w:numId="3" w16cid:durableId="1502307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bordersDoNotSurroundHeader/>
  <w:bordersDoNotSurroundFooter/>
  <w:doNotTrackMoves/>
  <w:defaultTabStop w:val="425"/>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DY0MGVhYTM1NjI5MWEwNzNhZWZkYzNkZmMzMDI4NjAifQ=="/>
  </w:docVars>
  <w:rsids>
    <w:rsidRoot w:val="00A73E77"/>
    <w:rsid w:val="00003CB8"/>
    <w:rsid w:val="00032ACD"/>
    <w:rsid w:val="00041B58"/>
    <w:rsid w:val="00043FDA"/>
    <w:rsid w:val="00053611"/>
    <w:rsid w:val="00062CBF"/>
    <w:rsid w:val="00066C29"/>
    <w:rsid w:val="000742F2"/>
    <w:rsid w:val="00082FC1"/>
    <w:rsid w:val="00084EED"/>
    <w:rsid w:val="00092B1C"/>
    <w:rsid w:val="000A2850"/>
    <w:rsid w:val="000A6067"/>
    <w:rsid w:val="000C20C1"/>
    <w:rsid w:val="000E692B"/>
    <w:rsid w:val="001019E9"/>
    <w:rsid w:val="00130A3F"/>
    <w:rsid w:val="001357F9"/>
    <w:rsid w:val="001511EC"/>
    <w:rsid w:val="001A32C3"/>
    <w:rsid w:val="001A491C"/>
    <w:rsid w:val="001B63CD"/>
    <w:rsid w:val="001C0A05"/>
    <w:rsid w:val="001D2350"/>
    <w:rsid w:val="001E35AF"/>
    <w:rsid w:val="00203F77"/>
    <w:rsid w:val="00213B99"/>
    <w:rsid w:val="00227A4C"/>
    <w:rsid w:val="002435EC"/>
    <w:rsid w:val="002521B8"/>
    <w:rsid w:val="002658B6"/>
    <w:rsid w:val="0027628D"/>
    <w:rsid w:val="00282A7D"/>
    <w:rsid w:val="00286E1A"/>
    <w:rsid w:val="002A00AB"/>
    <w:rsid w:val="002A48F8"/>
    <w:rsid w:val="002B0860"/>
    <w:rsid w:val="002B41A2"/>
    <w:rsid w:val="002D3115"/>
    <w:rsid w:val="002F73B5"/>
    <w:rsid w:val="00303325"/>
    <w:rsid w:val="00320082"/>
    <w:rsid w:val="0032285C"/>
    <w:rsid w:val="003246C3"/>
    <w:rsid w:val="003439E4"/>
    <w:rsid w:val="00355764"/>
    <w:rsid w:val="0036124B"/>
    <w:rsid w:val="00361877"/>
    <w:rsid w:val="00370CCB"/>
    <w:rsid w:val="003867E1"/>
    <w:rsid w:val="003A068B"/>
    <w:rsid w:val="003B4D25"/>
    <w:rsid w:val="003C17AC"/>
    <w:rsid w:val="003D0034"/>
    <w:rsid w:val="003D0063"/>
    <w:rsid w:val="003D0EFC"/>
    <w:rsid w:val="003F145D"/>
    <w:rsid w:val="00410E4E"/>
    <w:rsid w:val="00432D86"/>
    <w:rsid w:val="00434E3E"/>
    <w:rsid w:val="00442688"/>
    <w:rsid w:val="00453BC9"/>
    <w:rsid w:val="004571CA"/>
    <w:rsid w:val="00472C29"/>
    <w:rsid w:val="00483C5E"/>
    <w:rsid w:val="004A012A"/>
    <w:rsid w:val="004A0D50"/>
    <w:rsid w:val="004B36DD"/>
    <w:rsid w:val="004E24B6"/>
    <w:rsid w:val="005013E3"/>
    <w:rsid w:val="00502637"/>
    <w:rsid w:val="00505748"/>
    <w:rsid w:val="00511CCE"/>
    <w:rsid w:val="005162D0"/>
    <w:rsid w:val="00556998"/>
    <w:rsid w:val="00557BA1"/>
    <w:rsid w:val="00581F11"/>
    <w:rsid w:val="005A2AFE"/>
    <w:rsid w:val="005C0645"/>
    <w:rsid w:val="005C6FCB"/>
    <w:rsid w:val="005D53AF"/>
    <w:rsid w:val="005D76E5"/>
    <w:rsid w:val="005D7C1F"/>
    <w:rsid w:val="005E37B9"/>
    <w:rsid w:val="005F273F"/>
    <w:rsid w:val="005F56D4"/>
    <w:rsid w:val="00635ECD"/>
    <w:rsid w:val="00635FA3"/>
    <w:rsid w:val="00640349"/>
    <w:rsid w:val="006560ED"/>
    <w:rsid w:val="00661733"/>
    <w:rsid w:val="00664608"/>
    <w:rsid w:val="00665AEA"/>
    <w:rsid w:val="0067127B"/>
    <w:rsid w:val="00674301"/>
    <w:rsid w:val="00674D62"/>
    <w:rsid w:val="00675BEC"/>
    <w:rsid w:val="00680F6B"/>
    <w:rsid w:val="006814EB"/>
    <w:rsid w:val="00682CB5"/>
    <w:rsid w:val="006A429C"/>
    <w:rsid w:val="006C12E1"/>
    <w:rsid w:val="006E1784"/>
    <w:rsid w:val="006E63BE"/>
    <w:rsid w:val="006F1520"/>
    <w:rsid w:val="006F23E8"/>
    <w:rsid w:val="006F595B"/>
    <w:rsid w:val="007023B5"/>
    <w:rsid w:val="00702583"/>
    <w:rsid w:val="00712FCC"/>
    <w:rsid w:val="00714688"/>
    <w:rsid w:val="00714D1D"/>
    <w:rsid w:val="0072292D"/>
    <w:rsid w:val="00726E64"/>
    <w:rsid w:val="0074067A"/>
    <w:rsid w:val="0074479A"/>
    <w:rsid w:val="007477CB"/>
    <w:rsid w:val="0075024A"/>
    <w:rsid w:val="00753F68"/>
    <w:rsid w:val="007579EC"/>
    <w:rsid w:val="0076179E"/>
    <w:rsid w:val="00781EC6"/>
    <w:rsid w:val="00797E99"/>
    <w:rsid w:val="007C44CB"/>
    <w:rsid w:val="007D1E56"/>
    <w:rsid w:val="007D6323"/>
    <w:rsid w:val="007E0FD4"/>
    <w:rsid w:val="007F53AB"/>
    <w:rsid w:val="007F5C55"/>
    <w:rsid w:val="008060CC"/>
    <w:rsid w:val="00806AD0"/>
    <w:rsid w:val="0081560E"/>
    <w:rsid w:val="00830109"/>
    <w:rsid w:val="008348A6"/>
    <w:rsid w:val="00847D7C"/>
    <w:rsid w:val="0085575F"/>
    <w:rsid w:val="00863613"/>
    <w:rsid w:val="008647C3"/>
    <w:rsid w:val="00892738"/>
    <w:rsid w:val="00895911"/>
    <w:rsid w:val="008C07AA"/>
    <w:rsid w:val="008C221C"/>
    <w:rsid w:val="008C7EE7"/>
    <w:rsid w:val="008E004E"/>
    <w:rsid w:val="008E150D"/>
    <w:rsid w:val="008F4B73"/>
    <w:rsid w:val="00907DAE"/>
    <w:rsid w:val="00910088"/>
    <w:rsid w:val="00930936"/>
    <w:rsid w:val="00943894"/>
    <w:rsid w:val="009640B9"/>
    <w:rsid w:val="00972BBB"/>
    <w:rsid w:val="00974F20"/>
    <w:rsid w:val="009A1EAF"/>
    <w:rsid w:val="009B3902"/>
    <w:rsid w:val="009B79A0"/>
    <w:rsid w:val="009D6812"/>
    <w:rsid w:val="00A05158"/>
    <w:rsid w:val="00A1152A"/>
    <w:rsid w:val="00A130CF"/>
    <w:rsid w:val="00A306A1"/>
    <w:rsid w:val="00A340FE"/>
    <w:rsid w:val="00A72DA3"/>
    <w:rsid w:val="00A73E77"/>
    <w:rsid w:val="00A74481"/>
    <w:rsid w:val="00A7597B"/>
    <w:rsid w:val="00A814EF"/>
    <w:rsid w:val="00A92B52"/>
    <w:rsid w:val="00A938CA"/>
    <w:rsid w:val="00AA3584"/>
    <w:rsid w:val="00AA6D53"/>
    <w:rsid w:val="00AD1A56"/>
    <w:rsid w:val="00AD2943"/>
    <w:rsid w:val="00AD4112"/>
    <w:rsid w:val="00AD6304"/>
    <w:rsid w:val="00B13EE6"/>
    <w:rsid w:val="00B230DD"/>
    <w:rsid w:val="00B375C5"/>
    <w:rsid w:val="00B55611"/>
    <w:rsid w:val="00B832CF"/>
    <w:rsid w:val="00B866A0"/>
    <w:rsid w:val="00BD7643"/>
    <w:rsid w:val="00BE4775"/>
    <w:rsid w:val="00C0603F"/>
    <w:rsid w:val="00C536D2"/>
    <w:rsid w:val="00C5664C"/>
    <w:rsid w:val="00C6458C"/>
    <w:rsid w:val="00C67DD1"/>
    <w:rsid w:val="00C73F81"/>
    <w:rsid w:val="00C7576C"/>
    <w:rsid w:val="00C80515"/>
    <w:rsid w:val="00C86339"/>
    <w:rsid w:val="00C90BC3"/>
    <w:rsid w:val="00C96115"/>
    <w:rsid w:val="00CA5B45"/>
    <w:rsid w:val="00CC7FB5"/>
    <w:rsid w:val="00CD2F10"/>
    <w:rsid w:val="00CF7EAB"/>
    <w:rsid w:val="00D054F8"/>
    <w:rsid w:val="00D11C1C"/>
    <w:rsid w:val="00D1441E"/>
    <w:rsid w:val="00D2182B"/>
    <w:rsid w:val="00D2633F"/>
    <w:rsid w:val="00D44FE4"/>
    <w:rsid w:val="00D4729A"/>
    <w:rsid w:val="00D47579"/>
    <w:rsid w:val="00D55E02"/>
    <w:rsid w:val="00D61644"/>
    <w:rsid w:val="00D66F96"/>
    <w:rsid w:val="00D75DCB"/>
    <w:rsid w:val="00D77373"/>
    <w:rsid w:val="00D81396"/>
    <w:rsid w:val="00D9146A"/>
    <w:rsid w:val="00D96684"/>
    <w:rsid w:val="00DB7561"/>
    <w:rsid w:val="00DC1324"/>
    <w:rsid w:val="00DD53A5"/>
    <w:rsid w:val="00DE7A90"/>
    <w:rsid w:val="00DF4C30"/>
    <w:rsid w:val="00E01383"/>
    <w:rsid w:val="00E151AF"/>
    <w:rsid w:val="00E27728"/>
    <w:rsid w:val="00E370F1"/>
    <w:rsid w:val="00E44C15"/>
    <w:rsid w:val="00E47BEE"/>
    <w:rsid w:val="00E64E55"/>
    <w:rsid w:val="00E842C3"/>
    <w:rsid w:val="00E84C4D"/>
    <w:rsid w:val="00E86249"/>
    <w:rsid w:val="00E94D1B"/>
    <w:rsid w:val="00E9637D"/>
    <w:rsid w:val="00E97C3D"/>
    <w:rsid w:val="00EA4ACF"/>
    <w:rsid w:val="00EA4B23"/>
    <w:rsid w:val="00EB1F24"/>
    <w:rsid w:val="00EB6C56"/>
    <w:rsid w:val="00EC0A17"/>
    <w:rsid w:val="00EC0C5E"/>
    <w:rsid w:val="00EC4D65"/>
    <w:rsid w:val="00EE18F3"/>
    <w:rsid w:val="00EE72F8"/>
    <w:rsid w:val="00EE79D8"/>
    <w:rsid w:val="00EF4869"/>
    <w:rsid w:val="00F013F7"/>
    <w:rsid w:val="00F07747"/>
    <w:rsid w:val="00F14899"/>
    <w:rsid w:val="00F36DCF"/>
    <w:rsid w:val="00F56D8F"/>
    <w:rsid w:val="00F85729"/>
    <w:rsid w:val="00F8711F"/>
    <w:rsid w:val="00FB41DB"/>
    <w:rsid w:val="00FC1DB8"/>
    <w:rsid w:val="00FC4D7A"/>
    <w:rsid w:val="00FE02F0"/>
    <w:rsid w:val="04C60792"/>
    <w:rsid w:val="05D463F3"/>
    <w:rsid w:val="06AA3375"/>
    <w:rsid w:val="06B804A8"/>
    <w:rsid w:val="08092E84"/>
    <w:rsid w:val="09555C3B"/>
    <w:rsid w:val="0A5E42FA"/>
    <w:rsid w:val="0A710F59"/>
    <w:rsid w:val="0BEA285C"/>
    <w:rsid w:val="0C657BEF"/>
    <w:rsid w:val="0E91716C"/>
    <w:rsid w:val="0ECD0DE8"/>
    <w:rsid w:val="1080093C"/>
    <w:rsid w:val="11B041A4"/>
    <w:rsid w:val="11EB4164"/>
    <w:rsid w:val="12160DEC"/>
    <w:rsid w:val="125A4E46"/>
    <w:rsid w:val="139C3877"/>
    <w:rsid w:val="16172223"/>
    <w:rsid w:val="185E0C99"/>
    <w:rsid w:val="18A174D5"/>
    <w:rsid w:val="18CE573D"/>
    <w:rsid w:val="18E72427"/>
    <w:rsid w:val="19377C8F"/>
    <w:rsid w:val="1BB73603"/>
    <w:rsid w:val="1C434A8E"/>
    <w:rsid w:val="1D671D6F"/>
    <w:rsid w:val="1E773D2F"/>
    <w:rsid w:val="1E9C7353"/>
    <w:rsid w:val="1F736DF5"/>
    <w:rsid w:val="2091421F"/>
    <w:rsid w:val="234F06FC"/>
    <w:rsid w:val="23D84D3C"/>
    <w:rsid w:val="24AC773D"/>
    <w:rsid w:val="24D22ED7"/>
    <w:rsid w:val="252C546D"/>
    <w:rsid w:val="296648C4"/>
    <w:rsid w:val="2B29155B"/>
    <w:rsid w:val="2B5D3241"/>
    <w:rsid w:val="2C3B08D5"/>
    <w:rsid w:val="2CB109B3"/>
    <w:rsid w:val="2D070C0F"/>
    <w:rsid w:val="2DE86B38"/>
    <w:rsid w:val="2DFA2AF5"/>
    <w:rsid w:val="301C2B3C"/>
    <w:rsid w:val="30A07F62"/>
    <w:rsid w:val="31912BF0"/>
    <w:rsid w:val="32083777"/>
    <w:rsid w:val="32CE2FBA"/>
    <w:rsid w:val="33A028B1"/>
    <w:rsid w:val="357E0CC8"/>
    <w:rsid w:val="36001C3A"/>
    <w:rsid w:val="3648076A"/>
    <w:rsid w:val="36F90814"/>
    <w:rsid w:val="38E10206"/>
    <w:rsid w:val="395078BE"/>
    <w:rsid w:val="3D1C6730"/>
    <w:rsid w:val="3DFF1328"/>
    <w:rsid w:val="3F6E605F"/>
    <w:rsid w:val="3F977343"/>
    <w:rsid w:val="4053012E"/>
    <w:rsid w:val="40E77E69"/>
    <w:rsid w:val="411C593B"/>
    <w:rsid w:val="42321CE2"/>
    <w:rsid w:val="428D32C5"/>
    <w:rsid w:val="43557A4B"/>
    <w:rsid w:val="4468191B"/>
    <w:rsid w:val="45AB4359"/>
    <w:rsid w:val="45B35DF2"/>
    <w:rsid w:val="465B64BB"/>
    <w:rsid w:val="46C02522"/>
    <w:rsid w:val="46C427D4"/>
    <w:rsid w:val="46D5626E"/>
    <w:rsid w:val="46DD264E"/>
    <w:rsid w:val="46F97653"/>
    <w:rsid w:val="47536759"/>
    <w:rsid w:val="480770FB"/>
    <w:rsid w:val="4AC103E1"/>
    <w:rsid w:val="4B683B54"/>
    <w:rsid w:val="4B8B704A"/>
    <w:rsid w:val="4FC42895"/>
    <w:rsid w:val="504A59D9"/>
    <w:rsid w:val="5344340C"/>
    <w:rsid w:val="53E17DB3"/>
    <w:rsid w:val="544E0EE8"/>
    <w:rsid w:val="55CB192E"/>
    <w:rsid w:val="568C423D"/>
    <w:rsid w:val="57746B77"/>
    <w:rsid w:val="59CE257C"/>
    <w:rsid w:val="5B121B72"/>
    <w:rsid w:val="5C002CB9"/>
    <w:rsid w:val="5C7B1EC5"/>
    <w:rsid w:val="5CE23369"/>
    <w:rsid w:val="5DB56CE6"/>
    <w:rsid w:val="5FE5171C"/>
    <w:rsid w:val="61326F67"/>
    <w:rsid w:val="615B7F07"/>
    <w:rsid w:val="61DF535E"/>
    <w:rsid w:val="629F1915"/>
    <w:rsid w:val="63040FB0"/>
    <w:rsid w:val="63C74423"/>
    <w:rsid w:val="63C74E42"/>
    <w:rsid w:val="63DF1AD1"/>
    <w:rsid w:val="63F46E0A"/>
    <w:rsid w:val="64653841"/>
    <w:rsid w:val="64743799"/>
    <w:rsid w:val="64F60729"/>
    <w:rsid w:val="671C0B7E"/>
    <w:rsid w:val="6739419F"/>
    <w:rsid w:val="67601741"/>
    <w:rsid w:val="6A85366C"/>
    <w:rsid w:val="6C6C59AD"/>
    <w:rsid w:val="6CD7509C"/>
    <w:rsid w:val="6CED4ACD"/>
    <w:rsid w:val="6D4B6D20"/>
    <w:rsid w:val="6D8F467D"/>
    <w:rsid w:val="6DC86577"/>
    <w:rsid w:val="6DD52C3E"/>
    <w:rsid w:val="6E3E18A6"/>
    <w:rsid w:val="6E8C77D6"/>
    <w:rsid w:val="6F164DCC"/>
    <w:rsid w:val="6F216FF3"/>
    <w:rsid w:val="6F5331F3"/>
    <w:rsid w:val="70DC145D"/>
    <w:rsid w:val="70E94E92"/>
    <w:rsid w:val="71C73920"/>
    <w:rsid w:val="71DD58DB"/>
    <w:rsid w:val="733B78FF"/>
    <w:rsid w:val="75D43609"/>
    <w:rsid w:val="7644212C"/>
    <w:rsid w:val="765E777E"/>
    <w:rsid w:val="772D6EF4"/>
    <w:rsid w:val="79AE5777"/>
    <w:rsid w:val="7BC135BD"/>
    <w:rsid w:val="7C731E9D"/>
    <w:rsid w:val="7CEB1E69"/>
    <w:rsid w:val="7D0E4014"/>
    <w:rsid w:val="7D43322A"/>
    <w:rsid w:val="7D7A387D"/>
    <w:rsid w:val="7EEF18BB"/>
    <w:rsid w:val="7F863C55"/>
    <w:rsid w:val="7F8E2E82"/>
    <w:rsid w:val="F69E32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EB375C"/>
  <w15:chartTrackingRefBased/>
  <w15:docId w15:val="{042798AC-1C90-418E-82A2-6C94D8B74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qFormat="1"/>
    <w:lsdException w:name="header" w:qFormat="1"/>
    <w:lsdException w:name="footer" w:qFormat="1"/>
    <w:lsdException w:name="caption" w:semiHidden="1" w:unhideWhenUsed="1" w:qFormat="1"/>
    <w:lsdException w:name="footnote reference" w:qFormat="1"/>
    <w:lsdException w:name="page number" w:qFormat="1"/>
    <w:lsdException w:name="Title" w:qFormat="1"/>
    <w:lsdException w:name="Default Paragraph Font" w:uiPriority="1" w:unhideWhenUsed="1" w:qFormat="1"/>
    <w:lsdException w:name="Body Text" w:qFormat="1"/>
    <w:lsdException w:name="Body Text Indent"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ody Text"/>
    <w:basedOn w:val="a"/>
    <w:qFormat/>
    <w:pPr>
      <w:adjustRightInd w:val="0"/>
      <w:jc w:val="left"/>
      <w:textAlignment w:val="baseline"/>
    </w:pPr>
  </w:style>
  <w:style w:type="paragraph" w:styleId="a5">
    <w:name w:val="Body Text Indent"/>
    <w:basedOn w:val="a"/>
    <w:qFormat/>
    <w:pPr>
      <w:adjustRightInd w:val="0"/>
      <w:textAlignment w:val="baseline"/>
    </w:pPr>
    <w:rPr>
      <w:rFonts w:ascii="黑体" w:eastAsia="黑体"/>
      <w:sz w:val="28"/>
    </w:rPr>
  </w:style>
  <w:style w:type="paragraph" w:styleId="a6">
    <w:name w:val="Balloon Text"/>
    <w:basedOn w:val="a"/>
    <w:semiHidden/>
    <w:qFormat/>
    <w:rPr>
      <w:sz w:val="18"/>
      <w:szCs w:val="18"/>
    </w:r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qFormat/>
    <w:pPr>
      <w:pBdr>
        <w:bottom w:val="single" w:sz="6" w:space="1" w:color="auto"/>
      </w:pBdr>
      <w:tabs>
        <w:tab w:val="center" w:pos="4153"/>
        <w:tab w:val="right" w:pos="8306"/>
      </w:tabs>
      <w:snapToGrid w:val="0"/>
      <w:jc w:val="center"/>
    </w:pPr>
    <w:rPr>
      <w:sz w:val="18"/>
      <w:szCs w:val="18"/>
    </w:rPr>
  </w:style>
  <w:style w:type="paragraph" w:styleId="a9">
    <w:name w:val="footnote text"/>
    <w:basedOn w:val="a"/>
    <w:qFormat/>
    <w:pPr>
      <w:snapToGrid w:val="0"/>
      <w:jc w:val="left"/>
    </w:pPr>
    <w:rPr>
      <w:sz w:val="18"/>
      <w:szCs w:val="18"/>
    </w:rPr>
  </w:style>
  <w:style w:type="paragraph" w:styleId="aa">
    <w:name w:val="Normal (Web)"/>
    <w:basedOn w:val="a"/>
    <w:qFormat/>
    <w:pPr>
      <w:spacing w:beforeAutospacing="1" w:afterAutospacing="1"/>
      <w:jc w:val="left"/>
    </w:pPr>
    <w:rPr>
      <w:kern w:val="0"/>
      <w:sz w:val="24"/>
    </w:rPr>
  </w:style>
  <w:style w:type="table" w:styleId="ab">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qFormat/>
  </w:style>
  <w:style w:type="character" w:styleId="ad">
    <w:name w:val="annotation reference"/>
    <w:rPr>
      <w:sz w:val="21"/>
      <w:szCs w:val="21"/>
    </w:rPr>
  </w:style>
  <w:style w:type="character" w:styleId="ae">
    <w:name w:val="footnote reference"/>
    <w:qFormat/>
    <w:rPr>
      <w:vertAlign w:val="superscript"/>
    </w:rPr>
  </w:style>
  <w:style w:type="paragraph" w:styleId="af">
    <w:name w:val="Revision"/>
    <w:hidden/>
    <w:uiPriority w:val="99"/>
    <w:unhideWhenUsed/>
    <w:rsid w:val="009F1EEF"/>
    <w:rPr>
      <w:kern w:val="2"/>
      <w:sz w:val="21"/>
    </w:rPr>
  </w:style>
  <w:style w:type="paragraph" w:styleId="TOC1">
    <w:name w:val="toc 1"/>
    <w:basedOn w:val="a"/>
    <w:next w:val="a"/>
    <w:autoRedefine/>
    <w:uiPriority w:val="39"/>
    <w:qFormat/>
  </w:style>
  <w:style w:type="paragraph" w:styleId="TOC2">
    <w:name w:val="toc 2"/>
    <w:basedOn w:val="a"/>
    <w:next w:val="a"/>
    <w:autoRedefine/>
    <w:uiPriority w:val="39"/>
    <w:qFormat/>
    <w:pPr>
      <w:ind w:leftChars="200" w:left="420"/>
    </w:pPr>
  </w:style>
  <w:style w:type="paragraph" w:customStyle="1" w:styleId="1">
    <w:name w:val="修订1"/>
    <w:uiPriority w:val="99"/>
    <w:unhideWhenUsed/>
    <w:qFormat/>
    <w:rPr>
      <w:kern w:val="2"/>
      <w:sz w:val="21"/>
    </w:rPr>
  </w:style>
  <w:style w:type="paragraph" w:customStyle="1" w:styleId="10">
    <w:name w:val="标题1"/>
    <w:qFormat/>
  </w:style>
  <w:style w:type="paragraph" w:customStyle="1" w:styleId="ReportBody">
    <w:name w:val="ReportBody"/>
    <w:qFormat/>
    <w:pPr>
      <w:spacing w:line="360" w:lineRule="auto"/>
      <w:ind w:firstLine="480"/>
    </w:pPr>
    <w:rPr>
      <w:rFonts w:ascii="宋体" w:hAnsi="宋体"/>
      <w:color w:val="000000"/>
      <w:sz w:val="24"/>
    </w:rPr>
  </w:style>
  <w:style w:type="paragraph" w:customStyle="1" w:styleId="af0">
    <w:name w:val="标题 零"/>
    <w:qFormat/>
    <w:pPr>
      <w:keepNext/>
      <w:spacing w:before="200" w:after="100" w:line="360" w:lineRule="auto"/>
      <w:jc w:val="center"/>
      <w:outlineLvl w:val="0"/>
    </w:pPr>
    <w:rPr>
      <w:rFonts w:ascii="黑体" w:eastAsia="黑体" w:hAnsi="黑体"/>
      <w:color w:val="000000"/>
      <w:sz w:val="28"/>
    </w:rPr>
  </w:style>
  <w:style w:type="paragraph" w:customStyle="1" w:styleId="af1">
    <w:name w:val="标题 一"/>
    <w:qFormat/>
    <w:pPr>
      <w:keepNext/>
      <w:spacing w:before="200" w:after="100" w:line="360" w:lineRule="auto"/>
      <w:outlineLvl w:val="1"/>
    </w:pPr>
    <w:rPr>
      <w:rFonts w:ascii="黑体" w:eastAsia="黑体" w:hAnsi="黑体"/>
      <w:color w:val="000000"/>
      <w:sz w:val="28"/>
    </w:rPr>
  </w:style>
  <w:style w:type="paragraph" w:customStyle="1" w:styleId="af2">
    <w:name w:val="标题 二"/>
    <w:qFormat/>
    <w:pPr>
      <w:keepNext/>
      <w:spacing w:before="200" w:after="100" w:line="360" w:lineRule="auto"/>
      <w:outlineLvl w:val="2"/>
    </w:pPr>
    <w:rPr>
      <w:rFonts w:ascii="宋体" w:hAnsi="宋体"/>
      <w:b/>
      <w:color w:val="000000"/>
      <w:sz w:val="28"/>
    </w:rPr>
  </w:style>
  <w:style w:type="paragraph" w:customStyle="1" w:styleId="ReportCaption">
    <w:name w:val="ReportCaption"/>
    <w:qFormat/>
    <w:pPr>
      <w:keepNext/>
      <w:spacing w:before="100" w:after="80" w:line="360" w:lineRule="auto"/>
    </w:pPr>
    <w:rPr>
      <w:color w:val="000000"/>
      <w:sz w:val="21"/>
    </w:rPr>
  </w:style>
  <w:style w:type="paragraph" w:customStyle="1" w:styleId="ReportNote">
    <w:name w:val="ReportNote"/>
    <w:qFormat/>
    <w:pPr>
      <w:spacing w:line="360" w:lineRule="auto"/>
    </w:pPr>
    <w:rPr>
      <w:color w:val="000000"/>
      <w:sz w:val="18"/>
    </w:rPr>
  </w:style>
  <w:style w:type="paragraph" w:customStyle="1" w:styleId="ReportReference">
    <w:name w:val="ReportReference"/>
    <w:qFormat/>
    <w:pPr>
      <w:spacing w:after="140" w:line="276" w:lineRule="auto"/>
      <w:ind w:left="440" w:hanging="440"/>
    </w:pPr>
    <w:rPr>
      <w:color w:val="000000"/>
      <w:sz w:val="21"/>
    </w:rPr>
  </w:style>
  <w:style w:type="paragraph" w:customStyle="1" w:styleId="TOC11">
    <w:name w:val="TOC 11"/>
    <w:qFormat/>
    <w:pPr>
      <w:spacing w:after="40" w:line="360" w:lineRule="auto"/>
    </w:pPr>
    <w:rPr>
      <w:color w:val="000000"/>
      <w:sz w:val="24"/>
    </w:rPr>
  </w:style>
  <w:style w:type="paragraph" w:customStyle="1" w:styleId="TOC21">
    <w:name w:val="TOC 21"/>
    <w:qFormat/>
    <w:pPr>
      <w:spacing w:after="40" w:line="360" w:lineRule="auto"/>
    </w:pPr>
    <w:rPr>
      <w:color w:val="000000"/>
      <w:sz w:val="24"/>
    </w:rPr>
  </w:style>
  <w:style w:type="character" w:styleId="af3">
    <w:name w:val="Hyperlink"/>
    <w:uiPriority w:val="99"/>
    <w:unhideWhenUsed/>
    <w:rsid w:val="001357F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43</Pages>
  <Words>14049</Words>
  <Characters>17282</Characters>
  <Application>Microsoft Office Word</Application>
  <DocSecurity>0</DocSecurity>
  <Lines>691</Lines>
  <Paragraphs>652</Paragraphs>
  <ScaleCrop>false</ScaleCrop>
  <Company>BUPTCC</Company>
  <LinksUpToDate>false</LinksUpToDate>
  <CharactersWithSpaces>30679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华翼朝阳——节假日智慧航旅服务平台的开发与应用</dc:title>
  <dc:subject/>
  <dc:creator/>
  <cp:keywords/>
  <cp:lastModifiedBy>宇轩 华</cp:lastModifiedBy>
  <cp:revision>9</cp:revision>
  <cp:lastPrinted>2026-10-17T16:01:00Z</cp:lastPrinted>
  <dcterms:created xsi:type="dcterms:W3CDTF">2026-10-17T15:15:00Z</dcterms:created>
  <dcterms:modified xsi:type="dcterms:W3CDTF">2026-10-17T16:03:00Z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8693F22EE2B44B4D8A1F8AAF9C0F3736_13</vt:lpwstr>
  </property>
  <property fmtid="{D5CDD505-2E9C-101B-9397-08002B2CF9AE}" pid="4" name="commondata">
    <vt:lpwstr>eyJoZGlkIjoiMTY5YTI2NTgwNjdiMGViM2U1YWM3NjlhMTYwNjZjOTAifQ==</vt:lpwstr>
  </property>
  <property fmtid="{D5CDD505-2E9C-101B-9397-08002B2CF9AE}" pid="5" name="KSOTemplateDocerSaveRecord">
    <vt:lpwstr>eyJoZGlkIjoiN2YzNjBkOTgyNWQ1YTMxYzM3MzMwNWFiODNmOWIzYWMiLCJ1c2VySWQiOiIxMTA2NjMzMjUzIn0=</vt:lpwstr>
  </property>
</Properties>
</file>